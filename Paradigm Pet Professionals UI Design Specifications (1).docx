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8CA0AE" w14:textId="44FB8F95" w:rsidR="6EB2D883" w:rsidRDefault="6EB2D883">
      <w:pPr>
        <w:sectPr w:rsidR="6EB2D883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6B4AAD3F" w14:textId="0E431558" w:rsidR="00862194" w:rsidRPr="00B75CB2" w:rsidRDefault="006A6EB4" w:rsidP="0175A49E">
      <w:pPr>
        <w:spacing w:after="0" w:line="240" w:lineRule="auto"/>
        <w:jc w:val="center"/>
        <w:rPr>
          <w:rFonts w:ascii="Baskerville Old Face" w:hAnsi="Baskerville Old Face" w:cs="Arial"/>
          <w:b/>
          <w:bCs/>
          <w:color w:val="003057"/>
          <w:sz w:val="44"/>
          <w:szCs w:val="44"/>
        </w:rPr>
      </w:pPr>
      <w:r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aradigm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Pet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Professionals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UI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Design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S</w:t>
      </w:r>
      <w:r w:rsidR="004A4C65"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ecifications</w:t>
      </w:r>
    </w:p>
    <w:p w14:paraId="0A37501D" w14:textId="77777777" w:rsidR="00B75CB2" w:rsidRPr="00A178CF" w:rsidRDefault="00B75CB2" w:rsidP="00095BF9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DAB6C7B" w14:textId="77777777" w:rsidR="00B75CB2" w:rsidRPr="00A178CF" w:rsidRDefault="00B75CB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110CA1E" w14:textId="7709942C" w:rsidR="00003942" w:rsidRDefault="00506355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this</w:t>
      </w:r>
      <w:r w:rsidR="00A138B2">
        <w:rPr>
          <w:rFonts w:ascii="Verdana" w:hAnsi="Verdana"/>
          <w:sz w:val="20"/>
          <w:szCs w:val="20"/>
        </w:rPr>
        <w:t xml:space="preserve"> d</w:t>
      </w:r>
      <w:r w:rsidR="00A138B2" w:rsidRPr="00A178CF">
        <w:rPr>
          <w:rFonts w:ascii="Verdana" w:hAnsi="Verdana"/>
          <w:sz w:val="20"/>
          <w:szCs w:val="20"/>
        </w:rPr>
        <w:t>esign</w:t>
      </w:r>
      <w:r w:rsidR="00A138B2">
        <w:rPr>
          <w:rFonts w:ascii="Verdana" w:hAnsi="Verdana"/>
          <w:sz w:val="20"/>
          <w:szCs w:val="20"/>
        </w:rPr>
        <w:t xml:space="preserve"> s</w:t>
      </w:r>
      <w:r w:rsidR="00A138B2" w:rsidRPr="00A178CF">
        <w:rPr>
          <w:rFonts w:ascii="Verdana" w:hAnsi="Verdana"/>
          <w:sz w:val="20"/>
          <w:szCs w:val="20"/>
        </w:rPr>
        <w:t>pecification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stakeholder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audience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7232E"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892B7D4" w14:textId="77777777" w:rsidR="00A138B2" w:rsidRPr="00A178CF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DFD2A0" w14:textId="3594CF51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  <w:u w:val="single"/>
        </w:rPr>
      </w:pPr>
      <w:r w:rsidRPr="00A178CF">
        <w:rPr>
          <w:rFonts w:ascii="Verdana" w:hAnsi="Verdana"/>
          <w:b/>
          <w:bCs/>
          <w:sz w:val="20"/>
          <w:szCs w:val="20"/>
          <w:u w:val="single"/>
        </w:rPr>
        <w:t>Business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  <w:u w:val="single"/>
        </w:rPr>
        <w:t>Requirements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</w:p>
    <w:p w14:paraId="53C720DA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83C05B2" w14:textId="45864D80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1.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S</w:t>
      </w:r>
      <w:r w:rsidR="007C6395" w:rsidRPr="00A178CF">
        <w:rPr>
          <w:rFonts w:ascii="Verdana" w:hAnsi="Verdana"/>
          <w:b/>
          <w:sz w:val="20"/>
          <w:szCs w:val="20"/>
        </w:rPr>
        <w:t>takeholder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Needs</w:t>
      </w:r>
    </w:p>
    <w:p w14:paraId="61B36B22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  <w:u w:val="single"/>
        </w:rPr>
      </w:pPr>
    </w:p>
    <w:p w14:paraId="3B21DFA7" w14:textId="60A09EF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readable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“Pexperts”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requests</w:t>
      </w:r>
      <w:r w:rsidR="007330A5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know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following about 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</w:t>
      </w:r>
      <w:r w:rsidR="00EA651D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number,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email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address,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A651D">
        <w:rPr>
          <w:rFonts w:ascii="Verdana" w:hAnsi="Verdana"/>
          <w:sz w:val="20"/>
          <w:szCs w:val="20"/>
        </w:rPr>
        <w:t xml:space="preserve">and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zone</w:t>
      </w:r>
      <w:r w:rsidR="00EA651D">
        <w:rPr>
          <w:rFonts w:ascii="Verdana" w:hAnsi="Verdana"/>
          <w:sz w:val="20"/>
          <w:szCs w:val="20"/>
        </w:rPr>
        <w:t xml:space="preserve">. </w:t>
      </w:r>
      <w:r w:rsidR="005D26A4">
        <w:rPr>
          <w:rFonts w:ascii="Verdana" w:hAnsi="Verdana"/>
          <w:sz w:val="20"/>
          <w:szCs w:val="20"/>
        </w:rPr>
        <w:t>Additionally, t</w:t>
      </w:r>
      <w:r w:rsidR="00EA651D">
        <w:rPr>
          <w:rFonts w:ascii="Verdana" w:hAnsi="Verdana"/>
          <w:sz w:val="20"/>
          <w:szCs w:val="20"/>
        </w:rPr>
        <w:t xml:space="preserve">hey want to know the pet’s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adheres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standards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optimal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implement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consistent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clarifies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12BB6" w:rsidRPr="00A178CF">
        <w:rPr>
          <w:rFonts w:ascii="Verdana" w:hAnsi="Verdana"/>
          <w:sz w:val="20"/>
          <w:szCs w:val="20"/>
        </w:rPr>
        <w:t>values.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100,000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150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Pr="00A178CF" w:rsidDel="00941EC9">
        <w:rPr>
          <w:rFonts w:ascii="Verdana" w:hAnsi="Verdana"/>
          <w:sz w:val="20"/>
          <w:szCs w:val="20"/>
        </w:rPr>
        <w:t>.</w:t>
      </w:r>
    </w:p>
    <w:p w14:paraId="71C684F0" w14:textId="4176E695" w:rsidR="00C02F1C" w:rsidRPr="00A178CF" w:rsidRDefault="00C02F1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F30527" w14:textId="09D21497" w:rsidR="00A66274" w:rsidRPr="00A178CF" w:rsidRDefault="00A662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its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</w:t>
      </w:r>
      <w:r w:rsidR="009E27CA" w:rsidRPr="00A178CF">
        <w:rPr>
          <w:rFonts w:ascii="Verdana" w:hAnsi="Verdana"/>
          <w:sz w:val="20"/>
          <w:szCs w:val="20"/>
        </w:rPr>
        <w:t>d</w:t>
      </w:r>
      <w:r w:rsidRPr="00A178CF">
        <w:rPr>
          <w:rFonts w:ascii="Verdana" w:hAnsi="Verdana"/>
          <w:sz w:val="20"/>
          <w:szCs w:val="20"/>
        </w:rPr>
        <w:t>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</w:t>
      </w:r>
      <w:r w:rsidR="009E27CA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aims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engine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consultation.”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nine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months,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 </w:t>
      </w:r>
      <w:r w:rsidRPr="00A178CF">
        <w:rPr>
          <w:rFonts w:ascii="Verdana" w:hAnsi="Verdana"/>
          <w:sz w:val="20"/>
          <w:szCs w:val="20"/>
        </w:rPr>
        <w:t>plan</w:t>
      </w:r>
      <w:r w:rsidR="00186B88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tips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first-time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week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</w:p>
    <w:p w14:paraId="0978B022" w14:textId="77777777" w:rsidR="00A66274" w:rsidRPr="00A178CF" w:rsidRDefault="00A662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77CE3E" w14:textId="5B6C951C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sz w:val="20"/>
          <w:szCs w:val="20"/>
        </w:rPr>
        <w:t>2.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User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Personas</w:t>
      </w:r>
    </w:p>
    <w:p w14:paraId="67AF831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bCs/>
          <w:i/>
          <w:iCs/>
          <w:sz w:val="20"/>
          <w:szCs w:val="20"/>
        </w:rPr>
      </w:pPr>
    </w:p>
    <w:p w14:paraId="1D3010B2" w14:textId="4CAEFBCF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i/>
          <w:sz w:val="20"/>
          <w:szCs w:val="20"/>
          <w:u w:val="single"/>
        </w:rPr>
      </w:pPr>
      <w:r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–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Update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web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on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according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each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personas:</w:t>
      </w:r>
    </w:p>
    <w:p w14:paraId="755FA9A7" w14:textId="15261F51" w:rsidR="00656B2F" w:rsidRPr="00A178CF" w:rsidRDefault="00656B2F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eastAsiaTheme="minorEastAsia" w:hAnsi="Verdana" w:cstheme="minorBidi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CE0A9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First</w:t>
      </w:r>
      <w:r w:rsidR="00E53676">
        <w:rPr>
          <w:rFonts w:ascii="Verdana" w:hAnsi="Verdana"/>
          <w:sz w:val="20"/>
          <w:szCs w:val="20"/>
        </w:rPr>
        <w:t>-</w:t>
      </w:r>
      <w:r w:rsidR="00A1656E"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leave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completely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layout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does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easily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</w:t>
      </w:r>
      <w:r w:rsidR="005A099D" w:rsidRPr="00A178CF">
        <w:rPr>
          <w:rFonts w:ascii="Verdana" w:hAnsi="Verdana"/>
          <w:sz w:val="20"/>
          <w:szCs w:val="20"/>
        </w:rPr>
        <w:t>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available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5A099D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devices.</w:t>
      </w:r>
    </w:p>
    <w:p w14:paraId="57FD2CEB" w14:textId="05E158B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diet,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preferences.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foods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meet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stage.</w:t>
      </w:r>
    </w:p>
    <w:p w14:paraId="75699939" w14:textId="056871F9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DOG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lifetime.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viewing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play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support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dog’s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toys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physical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activity.</w:t>
      </w:r>
    </w:p>
    <w:p w14:paraId="33E440B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</w:p>
    <w:p w14:paraId="6F281F02" w14:textId="0F7E120E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  <w:r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i/>
          <w:iCs/>
          <w:sz w:val="20"/>
          <w:szCs w:val="20"/>
        </w:rPr>
        <w:t>Pages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–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D749AC">
        <w:rPr>
          <w:rFonts w:ascii="Verdana" w:hAnsi="Verdana"/>
          <w:i/>
          <w:iCs/>
          <w:sz w:val="20"/>
          <w:szCs w:val="20"/>
        </w:rPr>
        <w:t>A</w:t>
      </w:r>
      <w:r w:rsidR="003026F6" w:rsidRPr="00A178CF">
        <w:rPr>
          <w:rFonts w:ascii="Verdana" w:hAnsi="Verdana"/>
          <w:i/>
          <w:iCs/>
          <w:sz w:val="20"/>
          <w:szCs w:val="20"/>
        </w:rPr>
        <w:t>dd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page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based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</w:t>
      </w:r>
      <w:r w:rsidR="00D749AC">
        <w:rPr>
          <w:rFonts w:ascii="Verdana" w:hAnsi="Verdana"/>
          <w:i/>
          <w:iCs/>
          <w:sz w:val="20"/>
          <w:szCs w:val="20"/>
        </w:rPr>
        <w:t>:</w:t>
      </w:r>
    </w:p>
    <w:p w14:paraId="713A80F1" w14:textId="4B8F45DF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relational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</w:t>
      </w:r>
      <w:r w:rsidR="00D749AC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being.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devices</w:t>
      </w:r>
      <w:r w:rsidRPr="00A178CF">
        <w:rPr>
          <w:rFonts w:ascii="Verdana" w:hAnsi="Verdana"/>
          <w:sz w:val="20"/>
          <w:szCs w:val="20"/>
        </w:rPr>
        <w:t>.</w:t>
      </w:r>
    </w:p>
    <w:p w14:paraId="6C718912" w14:textId="72875E34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lastRenderedPageBreak/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55515" w:rsidRPr="00A178CF">
        <w:rPr>
          <w:rFonts w:ascii="Verdana" w:hAnsi="Verdana"/>
          <w:sz w:val="20"/>
          <w:szCs w:val="20"/>
        </w:rPr>
        <w:t>OWNER</w:t>
      </w:r>
      <w:r w:rsidR="00B0657C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maintenance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devices.</w:t>
      </w:r>
    </w:p>
    <w:p w14:paraId="70989C87" w14:textId="378A611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SMALL</w:t>
      </w:r>
      <w:r w:rsidR="007A3275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learning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suitable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characteristics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products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decisions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9E27CA" w:rsidRPr="00A178CF">
        <w:rPr>
          <w:rFonts w:ascii="Verdana" w:hAnsi="Verdana"/>
          <w:sz w:val="20"/>
          <w:szCs w:val="20"/>
        </w:rPr>
        <w:t>s.</w:t>
      </w:r>
    </w:p>
    <w:p w14:paraId="5792F32C" w14:textId="52BBB9E6" w:rsidR="00EE24C2" w:rsidRPr="00A178CF" w:rsidRDefault="00EE24C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4D920385" w14:textId="06D797C8" w:rsidR="007C6395" w:rsidRPr="00A178CF" w:rsidRDefault="0037191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3.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Website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A3275">
        <w:rPr>
          <w:rFonts w:ascii="Verdana" w:hAnsi="Verdana"/>
          <w:b/>
          <w:bCs/>
          <w:sz w:val="20"/>
          <w:szCs w:val="20"/>
        </w:rPr>
        <w:t>C</w:t>
      </w:r>
      <w:r w:rsidR="007C6395" w:rsidRPr="00A178CF">
        <w:rPr>
          <w:rFonts w:ascii="Verdana" w:hAnsi="Verdana"/>
          <w:b/>
          <w:bCs/>
          <w:sz w:val="20"/>
          <w:szCs w:val="20"/>
        </w:rPr>
        <w:t>ontent</w:t>
      </w:r>
    </w:p>
    <w:p w14:paraId="0EAA3D0A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7401F86" w14:textId="17E6845D" w:rsidR="00CB6901" w:rsidRPr="00A178CF" w:rsidRDefault="0002620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development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web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sitemap,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prototype</w:t>
      </w:r>
      <w:r w:rsidR="007A3275">
        <w:rPr>
          <w:rFonts w:ascii="Verdana" w:hAnsi="Verdana"/>
          <w:sz w:val="20"/>
          <w:szCs w:val="20"/>
        </w:rPr>
        <w:t>:</w:t>
      </w:r>
    </w:p>
    <w:p w14:paraId="3A50B0E5" w14:textId="24F9E94F" w:rsidR="00361B7C" w:rsidRPr="00A178CF" w:rsidRDefault="00361B7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D869478" w14:textId="57C9729D" w:rsidR="009B6E6B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A.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361B7C" w:rsidRPr="00A178CF">
        <w:rPr>
          <w:rFonts w:ascii="Verdana" w:hAnsi="Verdana"/>
          <w:i/>
          <w:iCs/>
          <w:sz w:val="20"/>
          <w:szCs w:val="20"/>
          <w:u w:val="single"/>
        </w:rPr>
        <w:t>Home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1C0AE2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F70BA">
        <w:rPr>
          <w:rFonts w:ascii="Verdana" w:hAnsi="Verdana"/>
          <w:i/>
          <w:iCs/>
          <w:sz w:val="20"/>
          <w:szCs w:val="20"/>
          <w:u w:val="single"/>
        </w:rPr>
        <w:t>C</w:t>
      </w:r>
      <w:r w:rsidR="009B6E6B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4310B23A" w14:textId="77777777" w:rsidR="00DF70BA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AABA523" w14:textId="195E2544" w:rsidR="00582874" w:rsidRDefault="005828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nature's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gift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humanit</w:t>
      </w:r>
      <w:r w:rsidR="00EC246D" w:rsidRPr="00A178CF">
        <w:rPr>
          <w:rFonts w:ascii="Verdana" w:hAnsi="Verdana"/>
          <w:sz w:val="20"/>
          <w:szCs w:val="20"/>
        </w:rPr>
        <w:t>y.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46D" w:rsidRPr="00A178CF">
        <w:rPr>
          <w:rFonts w:ascii="Verdana" w:hAnsi="Verdana"/>
          <w:sz w:val="20"/>
          <w:szCs w:val="20"/>
        </w:rPr>
        <w:t>I</w:t>
      </w:r>
      <w:r w:rsidRPr="00A178CF">
        <w:rPr>
          <w:rFonts w:ascii="Verdana" w:hAnsi="Verdana"/>
          <w:sz w:val="20"/>
          <w:szCs w:val="20"/>
        </w:rPr>
        <w:t>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scientifically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that </w:t>
      </w:r>
      <w:r w:rsidR="009F081E" w:rsidRPr="00A178CF">
        <w:rPr>
          <w:rFonts w:ascii="Verdana" w:hAnsi="Verdana"/>
          <w:sz w:val="20"/>
          <w:szCs w:val="20"/>
        </w:rPr>
        <w:t>opening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homes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hearts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increase</w:t>
      </w:r>
      <w:r w:rsidR="00FC7B5D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A574E" w:rsidRPr="00A178CF">
        <w:rPr>
          <w:rFonts w:ascii="Verdana" w:hAnsi="Verdana"/>
          <w:sz w:val="20"/>
          <w:szCs w:val="20"/>
        </w:rPr>
        <w:t>longevity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improve</w:t>
      </w:r>
      <w:r w:rsidR="001A574E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quality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life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lives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pets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Professionals</w:t>
      </w:r>
      <w:r w:rsidR="00CB69E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furry,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scaly,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feathery,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slimy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pet experts—or </w:t>
      </w:r>
      <w:r w:rsidR="00A41A32" w:rsidRPr="00A178CF">
        <w:rPr>
          <w:rFonts w:ascii="Verdana" w:hAnsi="Verdana"/>
          <w:sz w:val="20"/>
          <w:szCs w:val="20"/>
        </w:rPr>
        <w:t>“Pexperts”</w:t>
      </w:r>
      <w:r w:rsidR="00A138B2">
        <w:rPr>
          <w:rFonts w:ascii="Verdana" w:hAnsi="Verdana"/>
          <w:sz w:val="20"/>
          <w:szCs w:val="20"/>
        </w:rPr>
        <w:t>—</w:t>
      </w:r>
      <w:r w:rsidR="00A70FE5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alike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past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tw</w:t>
      </w:r>
      <w:r w:rsidR="00CD2531" w:rsidRPr="00A178CF">
        <w:rPr>
          <w:rFonts w:ascii="Verdana" w:hAnsi="Verdana"/>
          <w:sz w:val="20"/>
          <w:szCs w:val="20"/>
        </w:rPr>
        <w:t>elve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years</w:t>
      </w:r>
      <w:r w:rsidR="0031747E">
        <w:rPr>
          <w:rFonts w:ascii="Verdana" w:hAnsi="Verdana"/>
          <w:sz w:val="20"/>
          <w:szCs w:val="20"/>
        </w:rPr>
        <w:t>. 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2531"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current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prospective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owners</w:t>
      </w:r>
      <w:r w:rsidR="0031747E">
        <w:rPr>
          <w:rFonts w:ascii="Verdana" w:hAnsi="Verdana"/>
          <w:sz w:val="20"/>
          <w:szCs w:val="20"/>
        </w:rPr>
        <w:t xml:space="preserve"> as well as </w:t>
      </w:r>
      <w:r w:rsidR="00D67112"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designed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veterinary</w:t>
      </w:r>
      <w:r w:rsidR="00D67112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shelter,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breeding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professionals</w:t>
      </w:r>
      <w:r w:rsidR="00D67112" w:rsidRPr="00A178CF">
        <w:rPr>
          <w:rFonts w:ascii="Verdana" w:hAnsi="Verdana"/>
          <w:sz w:val="20"/>
          <w:szCs w:val="20"/>
        </w:rPr>
        <w:t>.</w:t>
      </w:r>
    </w:p>
    <w:p w14:paraId="7B436D21" w14:textId="77777777" w:rsidR="00DF70BA" w:rsidRPr="00A178CF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117CEECC" w14:textId="4BC85913" w:rsidR="000D4830" w:rsidRPr="00A178CF" w:rsidRDefault="000D48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pets?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family?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work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5A59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evidence</w:t>
      </w:r>
      <w:r w:rsidRPr="00A178CF">
        <w:rPr>
          <w:rFonts w:ascii="Verdana" w:hAnsi="Verdana"/>
          <w:sz w:val="20"/>
          <w:szCs w:val="20"/>
        </w:rPr>
        <w:t>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lifelong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companion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3C7D4503" w14:textId="77777777" w:rsidR="00B66A4D" w:rsidRPr="00A178CF" w:rsidRDefault="00B66A4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F43F1AC" w14:textId="5C0D200B" w:rsidR="00B66A4D" w:rsidRPr="00A178CF" w:rsidRDefault="0099353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034B4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friend</w:t>
      </w:r>
      <w:r w:rsidRPr="00A178CF">
        <w:rPr>
          <w:rFonts w:ascii="Verdana" w:hAnsi="Verdana"/>
          <w:sz w:val="20"/>
          <w:szCs w:val="20"/>
        </w:rPr>
        <w:t>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organizations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find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adopt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perfect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companion:</w:t>
      </w:r>
    </w:p>
    <w:p w14:paraId="6C9B5CC0" w14:textId="0E3DD32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Pr="00A178CF">
        <w:rPr>
          <w:rFonts w:ascii="Verdana" w:hAnsi="Verdana"/>
          <w:i/>
          <w:iCs/>
          <w:sz w:val="20"/>
          <w:szCs w:val="20"/>
        </w:rPr>
        <w:t>: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hyperlink r:id="rId15" w:history="1">
        <w:r w:rsidRPr="00A178CF">
          <w:rPr>
            <w:rStyle w:val="Hyperlink"/>
            <w:rFonts w:ascii="Verdana" w:hAnsi="Verdana"/>
            <w:sz w:val="20"/>
            <w:szCs w:val="20"/>
          </w:rPr>
          <w:t>https://theshelterpetproject.org/</w:t>
        </w:r>
      </w:hyperlink>
      <w:r w:rsidR="00A138B2">
        <w:rPr>
          <w:rFonts w:ascii="Verdana" w:hAnsi="Verdana"/>
          <w:sz w:val="20"/>
          <w:szCs w:val="20"/>
        </w:rPr>
        <w:t xml:space="preserve"> </w:t>
      </w:r>
    </w:p>
    <w:p w14:paraId="1F4228F7" w14:textId="3FFBEFC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</w:t>
      </w:r>
      <w:r w:rsidR="000913A1" w:rsidRPr="00A178CF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PCA: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6" w:history="1">
        <w:r w:rsidR="009034B4" w:rsidRPr="00623F10">
          <w:rPr>
            <w:rStyle w:val="Hyperlink"/>
            <w:rFonts w:ascii="Verdana" w:hAnsi="Verdana"/>
            <w:sz w:val="20"/>
            <w:szCs w:val="20"/>
          </w:rPr>
          <w:t>https://www.aspca.org/</w:t>
        </w:r>
      </w:hyperlink>
      <w:r w:rsidR="009034B4">
        <w:rPr>
          <w:rFonts w:ascii="Verdana" w:hAnsi="Verdana"/>
          <w:sz w:val="20"/>
          <w:szCs w:val="20"/>
        </w:rPr>
        <w:t xml:space="preserve"> </w:t>
      </w:r>
    </w:p>
    <w:p w14:paraId="482A3EE8" w14:textId="7E931A70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7" w:history="1">
        <w:r w:rsidR="009034B4" w:rsidRPr="009034B4">
          <w:rPr>
            <w:rStyle w:val="Hyperlink"/>
            <w:rFonts w:ascii="Verdana" w:hAnsi="Verdana"/>
            <w:sz w:val="20"/>
            <w:szCs w:val="20"/>
          </w:rPr>
          <w:t>https://www.sterlingshelter.org/humane-society/koi-fish-rescue/</w:t>
        </w:r>
      </w:hyperlink>
    </w:p>
    <w:p w14:paraId="17BC2672" w14:textId="016B532E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Snake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8" w:history="1">
        <w:r w:rsidRPr="00A178CF">
          <w:rPr>
            <w:rStyle w:val="Hyperlink"/>
            <w:rFonts w:ascii="Verdana" w:hAnsi="Verdana"/>
            <w:sz w:val="20"/>
            <w:szCs w:val="20"/>
          </w:rPr>
          <w:t>https://savethesnakes.org/snakerescuecall/</w:t>
        </w:r>
      </w:hyperlink>
    </w:p>
    <w:p w14:paraId="281BA6ED" w14:textId="09BC569B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9" w:history="1">
        <w:r w:rsidRPr="00A178CF">
          <w:rPr>
            <w:rStyle w:val="Hyperlink"/>
            <w:rFonts w:ascii="Verdana" w:hAnsi="Verdana"/>
            <w:sz w:val="20"/>
            <w:szCs w:val="20"/>
          </w:rPr>
          <w:t>https://ftlob.rescuegroups.org/</w:t>
        </w:r>
      </w:hyperlink>
    </w:p>
    <w:p w14:paraId="3642BEE3" w14:textId="77777777" w:rsidR="00D27F6E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E0EC54F" w14:textId="17DD3C00" w:rsidR="000D4830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process</w:t>
      </w:r>
      <w:r w:rsidR="002A7D63" w:rsidRPr="00A178CF">
        <w:rPr>
          <w:rFonts w:ascii="Verdana" w:hAnsi="Verdana"/>
          <w:sz w:val="20"/>
          <w:szCs w:val="20"/>
        </w:rPr>
        <w:t>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guide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step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process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0733"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family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environment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completing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necessary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paperwork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bring</w:t>
      </w:r>
      <w:r w:rsidR="001F1CAC" w:rsidRPr="00A178CF">
        <w:rPr>
          <w:rFonts w:ascii="Verdana" w:hAnsi="Verdana"/>
          <w:sz w:val="20"/>
          <w:szCs w:val="20"/>
        </w:rPr>
        <w:t>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home</w:t>
      </w:r>
      <w:r w:rsidR="008F1FFE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form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consultation</w:t>
      </w:r>
      <w:r w:rsidR="00B66A32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32">
        <w:rPr>
          <w:rFonts w:ascii="Verdana" w:hAnsi="Verdana"/>
          <w:sz w:val="20"/>
          <w:szCs w:val="20"/>
        </w:rPr>
        <w:t>W</w:t>
      </w:r>
      <w:r w:rsidR="000D4830" w:rsidRPr="00A178CF">
        <w:rPr>
          <w:rFonts w:ascii="Verdana" w:hAnsi="Verdana"/>
          <w:sz w:val="20"/>
          <w:szCs w:val="20"/>
        </w:rPr>
        <w:t>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48</w:t>
      </w:r>
      <w:r w:rsidR="00B66A3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hours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consultation</w:t>
      </w:r>
      <w:r w:rsidR="000D4830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fields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required.</w:t>
      </w:r>
    </w:p>
    <w:p w14:paraId="4D182818" w14:textId="77777777" w:rsidR="002D6C5E" w:rsidRPr="00A178CF" w:rsidRDefault="002D6C5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67AEEC9" w14:textId="1D53877F" w:rsidR="008B6EAE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FA7C46" w:rsidRPr="00A178CF">
        <w:rPr>
          <w:rFonts w:ascii="Verdana" w:hAnsi="Verdana"/>
          <w:i/>
          <w:iCs/>
          <w:sz w:val="20"/>
          <w:szCs w:val="20"/>
          <w:u w:val="single"/>
        </w:rPr>
        <w:t>Cat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20D44453" w14:textId="77777777" w:rsidR="008E6570" w:rsidRPr="00A178CF" w:rsidRDefault="008E6570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60FB1435" w14:textId="36F087F1" w:rsidR="00D27691" w:rsidRPr="00A178CF" w:rsidRDefault="006276F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7500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BC</w:t>
      </w:r>
      <w:r w:rsidR="00B66A32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western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Asia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region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currently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second</w:t>
      </w:r>
      <w:r w:rsidR="00A53BDB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popular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States.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While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60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unique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documented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66A32">
        <w:rPr>
          <w:rFonts w:ascii="Verdana" w:hAnsi="Verdana"/>
          <w:color w:val="000000"/>
          <w:sz w:val="20"/>
          <w:szCs w:val="20"/>
        </w:rPr>
        <w:t xml:space="preserve">between </w:t>
      </w:r>
      <w:r w:rsidR="00283C6C" w:rsidRPr="00A178CF">
        <w:rPr>
          <w:rFonts w:ascii="Verdana" w:hAnsi="Verdana"/>
          <w:color w:val="000000"/>
          <w:sz w:val="20"/>
          <w:szCs w:val="20"/>
        </w:rPr>
        <w:t>breeds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However,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practices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well-being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fluffy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regardless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breed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</w:p>
    <w:p w14:paraId="757973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71F97F5" w14:textId="467A6AE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Zero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Weeks</w:t>
      </w:r>
    </w:p>
    <w:p w14:paraId="24FDB7E5" w14:textId="5716B5D7" w:rsidR="00D27691" w:rsidRPr="00A178CF" w:rsidRDefault="00584C6C" w:rsidP="00150116">
      <w:pPr>
        <w:pStyle w:val="NormalWeb"/>
        <w:spacing w:before="0" w:beforeAutospacing="0" w:after="0" w:afterAutospacing="0"/>
      </w:pP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(a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term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commonly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used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female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pregnant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nursing)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young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possibl</w:t>
      </w:r>
      <w:r w:rsidR="00C576F5" w:rsidRPr="00A178CF">
        <w:rPr>
          <w:rFonts w:ascii="Verdana" w:hAnsi="Verdana"/>
          <w:color w:val="000000"/>
          <w:sz w:val="20"/>
          <w:szCs w:val="20"/>
        </w:rPr>
        <w:t>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576F5" w:rsidRPr="00A178CF">
        <w:rPr>
          <w:rFonts w:ascii="Verdana" w:hAnsi="Verdana"/>
          <w:color w:val="000000"/>
          <w:sz w:val="20"/>
          <w:szCs w:val="20"/>
        </w:rPr>
        <w:t>Monitor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>’</w:t>
      </w:r>
      <w:r w:rsidR="00E11DA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closely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4498C">
        <w:rPr>
          <w:rFonts w:ascii="Verdana" w:hAnsi="Verdana"/>
          <w:color w:val="000000"/>
          <w:sz w:val="20"/>
          <w:szCs w:val="20"/>
        </w:rPr>
        <w:t xml:space="preserve">its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progressing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steadily.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is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sufficient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caretaker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bottle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tube.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reasons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gain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appropriately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include</w:t>
      </w:r>
      <w:r w:rsidR="00C1453A">
        <w:rPr>
          <w:rFonts w:ascii="Verdana" w:hAnsi="Verdana"/>
          <w:color w:val="000000"/>
          <w:sz w:val="20"/>
          <w:szCs w:val="20"/>
        </w:rPr>
        <w:t xml:space="preserve"> the following</w:t>
      </w:r>
      <w:r w:rsidR="00D27691" w:rsidRPr="00A178CF">
        <w:rPr>
          <w:rFonts w:ascii="Verdana" w:hAnsi="Verdana"/>
          <w:color w:val="000000"/>
          <w:sz w:val="20"/>
          <w:szCs w:val="20"/>
        </w:rPr>
        <w:t>:</w:t>
      </w:r>
    </w:p>
    <w:p w14:paraId="5D946FA9" w14:textId="1D4AE621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oo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siblings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competing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mom's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milk</w:t>
      </w:r>
    </w:p>
    <w:p w14:paraId="228C7EAA" w14:textId="5D6B3E7A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</w:t>
      </w:r>
      <w:r w:rsidR="00D27691" w:rsidRPr="00A178CF">
        <w:rPr>
          <w:rFonts w:ascii="Verdana" w:hAnsi="Verdana"/>
          <w:color w:val="000000"/>
          <w:sz w:val="20"/>
          <w:szCs w:val="20"/>
        </w:rPr>
        <w:t>astrointestinal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disease</w:t>
      </w:r>
    </w:p>
    <w:p w14:paraId="02E3F230" w14:textId="7648BAE3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</w:t>
      </w:r>
      <w:r w:rsidR="00D27691" w:rsidRPr="00A178CF">
        <w:rPr>
          <w:rFonts w:ascii="Verdana" w:hAnsi="Verdana"/>
          <w:color w:val="000000"/>
          <w:sz w:val="20"/>
          <w:szCs w:val="20"/>
        </w:rPr>
        <w:t>nvironmental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extreme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cold,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unsanitary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</w:p>
    <w:p w14:paraId="7DCED847" w14:textId="4D199992" w:rsidR="00D27691" w:rsidRPr="00A178CF" w:rsidRDefault="00D27691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34C0885" w14:textId="119F375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Four Weeks to One Year</w:t>
      </w:r>
    </w:p>
    <w:p w14:paraId="16EF8FF0" w14:textId="6B909D6C" w:rsidR="00D27691" w:rsidRPr="00A178CF" w:rsidRDefault="00420598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</w:t>
      </w:r>
      <w:r w:rsidR="00D27691" w:rsidRPr="00A178CF">
        <w:rPr>
          <w:rFonts w:ascii="Verdana" w:hAnsi="Verdana"/>
          <w:color w:val="000000"/>
          <w:sz w:val="20"/>
          <w:szCs w:val="20"/>
        </w:rPr>
        <w:t>itten</w:t>
      </w:r>
      <w:r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soft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>
        <w:rPr>
          <w:rFonts w:ascii="Verdana" w:hAnsi="Verdana"/>
          <w:color w:val="000000"/>
          <w:sz w:val="20"/>
          <w:szCs w:val="20"/>
        </w:rPr>
        <w:t>three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weeks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birth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According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0" w:history="1">
        <w:r w:rsidR="00D27691"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half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6588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4216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six to 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ounces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145A63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difficulties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hard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soften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food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optimized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additional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energy,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wellness.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your 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requirements.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vet</w:t>
      </w:r>
      <w:r w:rsidR="00E95A80" w:rsidRPr="00A178CF">
        <w:rPr>
          <w:rFonts w:ascii="Verdana" w:hAnsi="Verdana"/>
          <w:color w:val="000000"/>
          <w:sz w:val="20"/>
          <w:szCs w:val="20"/>
        </w:rPr>
        <w:t>er</w:t>
      </w:r>
      <w:r w:rsidR="00D27691" w:rsidRPr="00A178CF">
        <w:rPr>
          <w:rFonts w:ascii="Verdana" w:hAnsi="Verdana"/>
          <w:color w:val="000000"/>
          <w:sz w:val="20"/>
          <w:szCs w:val="20"/>
        </w:rPr>
        <w:t>inarian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recommendations.</w:t>
      </w:r>
    </w:p>
    <w:p w14:paraId="50248048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48A59E4C" w14:textId="026DF9B2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</w:p>
    <w:p w14:paraId="14B6ADA4" w14:textId="3BE09686" w:rsidR="00D27691" w:rsidRPr="00A178CF" w:rsidRDefault="00665B8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i/>
          <w:iCs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stag</w:t>
      </w:r>
      <w:r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C52E4" w:rsidRPr="00A178CF">
        <w:rPr>
          <w:rFonts w:ascii="Verdana" w:hAnsi="Verdana"/>
          <w:color w:val="000000"/>
          <w:sz w:val="20"/>
          <w:szCs w:val="20"/>
        </w:rPr>
        <w:t>age</w:t>
      </w:r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decreases,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metabolism.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Instead,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couple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times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53AD0"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rather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snacking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practice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reduces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obesity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weight-related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feline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ailments</w:t>
      </w:r>
      <w:r w:rsidR="00781832" w:rsidRPr="00A178CF">
        <w:rPr>
          <w:rFonts w:ascii="Verdana" w:hAnsi="Verdana"/>
          <w:color w:val="000000"/>
          <w:sz w:val="20"/>
          <w:szCs w:val="20"/>
        </w:rPr>
        <w:t>.</w:t>
      </w:r>
    </w:p>
    <w:p w14:paraId="103047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371C0A4C" w14:textId="0B730756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and More</w:t>
      </w:r>
    </w:p>
    <w:p w14:paraId="49C3E06C" w14:textId="56ED2B3C" w:rsidR="00D27691" w:rsidRPr="00A178CF" w:rsidRDefault="00D27691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organisms,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begins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deteriorate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experience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changes.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calories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07306B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purchasing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packaged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particular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"salmon")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F429E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category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fish).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usually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byproducts,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combinations,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</w:p>
    <w:p w14:paraId="02567A78" w14:textId="77777777" w:rsidR="008B6EAE" w:rsidRPr="00A178CF" w:rsidRDefault="008B6EA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4272CCA" w14:textId="63A07117" w:rsidR="005C7B93" w:rsidRPr="00A178CF" w:rsidRDefault="00CA3390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E16734" w:rsidRPr="00A178CF">
        <w:rPr>
          <w:rFonts w:ascii="Verdana" w:hAnsi="Verdana"/>
          <w:i/>
          <w:iCs/>
          <w:sz w:val="20"/>
          <w:szCs w:val="20"/>
          <w:u w:val="single"/>
        </w:rPr>
        <w:t>Dog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0849C3" w:rsidRPr="00A178CF">
        <w:rPr>
          <w:rFonts w:ascii="Verdana" w:hAnsi="Verdana"/>
          <w:i/>
          <w:iCs/>
          <w:sz w:val="20"/>
          <w:szCs w:val="20"/>
          <w:u w:val="single"/>
        </w:rPr>
        <w:t>C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3BB2ABE5" w14:textId="77777777" w:rsidR="003D2AC1" w:rsidRPr="00A178CF" w:rsidRDefault="003D2AC1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78AC4403" w14:textId="5BF16813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animal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50CDC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F5184" w:rsidRPr="00A178CF">
        <w:rPr>
          <w:rFonts w:ascii="Verdana" w:hAnsi="Verdana"/>
          <w:color w:val="000000"/>
          <w:sz w:val="20"/>
          <w:szCs w:val="20"/>
        </w:rPr>
        <w:t>diverse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choices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979FD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300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breeds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recognized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World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Canine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Organization</w:t>
      </w:r>
      <w:r w:rsidR="002548E5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mutual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owner</w:t>
      </w:r>
      <w:r w:rsidR="00635F5D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M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studies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cit</w:t>
      </w:r>
      <w:r w:rsidR="00260A9A"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A178CF">
        <w:rPr>
          <w:rFonts w:ascii="Verdana" w:hAnsi="Verdana"/>
          <w:color w:val="000000"/>
          <w:sz w:val="20"/>
          <w:szCs w:val="20"/>
        </w:rPr>
        <w:t xml:space="preserve">the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companion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as well as the </w:t>
      </w:r>
      <w:r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loneliness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from </w:t>
      </w:r>
      <w:r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4354A8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Studies </w:t>
      </w:r>
      <w:r w:rsidRPr="00A178CF">
        <w:rPr>
          <w:rFonts w:ascii="Verdana" w:hAnsi="Verdana"/>
          <w:color w:val="000000"/>
          <w:sz w:val="20"/>
          <w:szCs w:val="20"/>
        </w:rPr>
        <w:t>even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show </w:t>
      </w:r>
      <w:r w:rsidRPr="00A178CF">
        <w:rPr>
          <w:rFonts w:ascii="Verdana" w:hAnsi="Verdana"/>
          <w:color w:val="000000"/>
          <w:sz w:val="20"/>
          <w:szCs w:val="20"/>
        </w:rPr>
        <w:t>medical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indicators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1" w:tgtFrame="_self" w:tooltip="Dog Ownership and Survival" w:history="1">
        <w:r w:rsidRPr="00A178CF">
          <w:rPr>
            <w:rStyle w:val="Hyperlink"/>
            <w:rFonts w:ascii="Verdana" w:hAnsi="Verdana"/>
            <w:sz w:val="20"/>
            <w:szCs w:val="20"/>
          </w:rPr>
          <w:t>reduced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blood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pressure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improved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lipid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profiles</w:t>
        </w:r>
      </w:hyperlink>
      <w:r w:rsidR="001969D8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969D8" w:rsidRPr="00A178CF">
        <w:rPr>
          <w:rFonts w:ascii="Verdana" w:hAnsi="Verdana"/>
          <w:color w:val="000000"/>
          <w:sz w:val="20"/>
          <w:szCs w:val="20"/>
        </w:rPr>
        <w:t>I</w:t>
      </w:r>
      <w:r w:rsidRPr="00A178CF">
        <w:rPr>
          <w:rFonts w:ascii="Verdana" w:hAnsi="Verdana"/>
          <w:color w:val="000000"/>
          <w:sz w:val="20"/>
          <w:szCs w:val="20"/>
        </w:rPr>
        <w:t>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mindful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your 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enough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opportunities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page,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information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stages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lives.</w:t>
      </w:r>
    </w:p>
    <w:p w14:paraId="7BA7D56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17235E57" w14:textId="30773B94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</w:p>
    <w:p w14:paraId="42E6DF1C" w14:textId="5ECB5248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dogs</w:t>
      </w:r>
      <w:r w:rsidR="00635F5D">
        <w:rPr>
          <w:rFonts w:ascii="Verdana" w:hAnsi="Verdana"/>
          <w:color w:val="000000"/>
          <w:sz w:val="20"/>
          <w:szCs w:val="20"/>
        </w:rPr>
        <w:t>’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lifespan</w:t>
      </w:r>
      <w:r w:rsidR="00635F5D">
        <w:rPr>
          <w:rFonts w:ascii="Verdana" w:hAnsi="Verdana"/>
          <w:color w:val="000000"/>
          <w:sz w:val="20"/>
          <w:szCs w:val="20"/>
        </w:rPr>
        <w:t xml:space="preserve">s,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fewer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mature.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Puppies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nursed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FD2B54" w:rsidRPr="00A178CF">
        <w:rPr>
          <w:rFonts w:ascii="Verdana" w:hAnsi="Verdana"/>
          <w:color w:val="000000"/>
          <w:sz w:val="20"/>
          <w:szCs w:val="20"/>
        </w:rPr>
        <w:t>,</w:t>
      </w:r>
      <w:r w:rsidR="00D908FA">
        <w:rPr>
          <w:rFonts w:ascii="Verdana" w:hAnsi="Verdana"/>
          <w:color w:val="000000"/>
          <w:sz w:val="20"/>
          <w:szCs w:val="20"/>
        </w:rPr>
        <w:t xml:space="preserve"> 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01FE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three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three to 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D908FA">
        <w:rPr>
          <w:rFonts w:ascii="Verdana" w:hAnsi="Verdana"/>
          <w:color w:val="000000"/>
          <w:sz w:val="20"/>
          <w:szCs w:val="20"/>
        </w:rPr>
        <w:t>. Their food intake should 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lastRenderedPageBreak/>
        <w:t>meal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000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mass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comp</w:t>
      </w:r>
      <w:r w:rsidR="00D908FA">
        <w:rPr>
          <w:rFonts w:ascii="Verdana" w:hAnsi="Verdana"/>
          <w:color w:val="000000"/>
          <w:sz w:val="20"/>
          <w:szCs w:val="20"/>
        </w:rPr>
        <w:t>o</w:t>
      </w:r>
      <w:r w:rsidR="008617D0" w:rsidRPr="00A178CF">
        <w:rPr>
          <w:rFonts w:ascii="Verdana" w:hAnsi="Verdana"/>
          <w:color w:val="000000"/>
          <w:sz w:val="20"/>
          <w:szCs w:val="20"/>
        </w:rPr>
        <w:t>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somewhere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60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70 </w:t>
      </w:r>
      <w:r w:rsidRPr="00A178CF">
        <w:rPr>
          <w:rFonts w:ascii="Verdana" w:hAnsi="Verdana"/>
          <w:color w:val="000000"/>
          <w:sz w:val="20"/>
          <w:szCs w:val="20"/>
        </w:rPr>
        <w:t>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2" w:tgtFrame="_self" w:history="1">
        <w:r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says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10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 </w:t>
      </w:r>
      <w:r w:rsidRPr="00A178CF">
        <w:rPr>
          <w:rFonts w:ascii="Verdana" w:hAnsi="Verdana"/>
          <w:color w:val="000000"/>
          <w:sz w:val="20"/>
          <w:szCs w:val="20"/>
        </w:rPr>
        <w:t>decrease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illness,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a </w:t>
      </w:r>
      <w:r w:rsidRPr="00A178CF">
        <w:rPr>
          <w:rFonts w:ascii="Verdana" w:hAnsi="Verdana"/>
          <w:color w:val="000000"/>
          <w:sz w:val="20"/>
          <w:szCs w:val="20"/>
        </w:rPr>
        <w:t>15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death</w:t>
      </w:r>
      <w:r w:rsidR="000343D0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pooch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hydrated!</w:t>
      </w:r>
    </w:p>
    <w:p w14:paraId="164215DF" w14:textId="77777777" w:rsidR="001D5B89" w:rsidRPr="00A178CF" w:rsidRDefault="001D5B8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</w:p>
    <w:p w14:paraId="2E0A1528" w14:textId="532D5EFD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humans,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organs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1423B2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air.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B81" w:rsidRPr="00A178CF">
        <w:rPr>
          <w:rFonts w:ascii="Verdana" w:hAnsi="Verdana"/>
          <w:color w:val="000000"/>
          <w:sz w:val="20"/>
          <w:szCs w:val="20"/>
        </w:rPr>
        <w:t>minimum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D093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greatly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differences</w:t>
      </w:r>
      <w:r w:rsidR="002E4917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g</w:t>
      </w:r>
      <w:r w:rsidRPr="00A178CF">
        <w:rPr>
          <w:rFonts w:ascii="Verdana" w:hAnsi="Verdana"/>
          <w:color w:val="000000"/>
          <w:sz w:val="20"/>
          <w:szCs w:val="20"/>
        </w:rPr>
        <w:t>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range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30</w:t>
      </w:r>
      <w:r w:rsidR="00B20EFC">
        <w:rPr>
          <w:rFonts w:ascii="Verdana" w:hAnsi="Verdana"/>
          <w:color w:val="000000"/>
          <w:sz w:val="20"/>
          <w:szCs w:val="20"/>
        </w:rPr>
        <w:t>–</w:t>
      </w:r>
      <w:r w:rsidRPr="00A178CF">
        <w:rPr>
          <w:rFonts w:ascii="Verdana" w:hAnsi="Verdana"/>
          <w:color w:val="000000"/>
          <w:sz w:val="20"/>
          <w:szCs w:val="20"/>
        </w:rPr>
        <w:t>120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minutes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imagine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hours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day?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know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wouldn't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thought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cringe!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 xml:space="preserve">you are being </w:t>
      </w:r>
      <w:r w:rsidRPr="00A178CF">
        <w:rPr>
          <w:rFonts w:ascii="Verdana" w:hAnsi="Verdana"/>
          <w:color w:val="000000"/>
          <w:sz w:val="20"/>
          <w:szCs w:val="20"/>
        </w:rPr>
        <w:t>challenge</w:t>
      </w:r>
      <w:r w:rsidR="00B20EFC">
        <w:rPr>
          <w:rFonts w:ascii="Verdana" w:hAnsi="Verdana"/>
          <w:color w:val="000000"/>
          <w:sz w:val="20"/>
          <w:szCs w:val="20"/>
        </w:rPr>
        <w:t>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push-up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contest.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walks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too!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also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from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encourage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physical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 w:rsidRPr="00A178CF">
        <w:rPr>
          <w:rFonts w:ascii="Verdana" w:hAnsi="Verdana"/>
          <w:color w:val="000000"/>
          <w:sz w:val="20"/>
          <w:szCs w:val="20"/>
        </w:rPr>
        <w:t>activity;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age</w:t>
      </w:r>
      <w:r w:rsidR="00B20EFC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appropriate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hazard.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attention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require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supervision.</w:t>
      </w:r>
    </w:p>
    <w:p w14:paraId="3659A90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D9A7843" w14:textId="69708786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Grooming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Handling</w:t>
      </w:r>
    </w:p>
    <w:p w14:paraId="2A048F4A" w14:textId="27D6765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Keeping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furry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clean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brush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frequently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42E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shedding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prevent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matted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tangled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fur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prove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difficult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remove.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C</w:t>
      </w:r>
      <w:r w:rsidRPr="00A178CF">
        <w:rPr>
          <w:rFonts w:ascii="Verdana" w:hAnsi="Verdana"/>
          <w:color w:val="000000"/>
          <w:sz w:val="20"/>
          <w:szCs w:val="20"/>
        </w:rPr>
        <w:t>heck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insects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ticks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fleas</w:t>
      </w:r>
      <w:r w:rsidR="008718FB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especially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visiting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heavily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wooded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areas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91DCA" w:rsidRPr="00A178CF">
        <w:rPr>
          <w:rFonts w:ascii="Verdana" w:hAnsi="Verdana"/>
          <w:color w:val="000000"/>
          <w:sz w:val="20"/>
          <w:szCs w:val="20"/>
        </w:rPr>
        <w:t>Bath</w:t>
      </w:r>
      <w:r w:rsidR="004925B7" w:rsidRPr="00A178CF">
        <w:rPr>
          <w:rFonts w:ascii="Verdana" w:hAnsi="Verdana"/>
          <w:color w:val="000000"/>
          <w:sz w:val="20"/>
          <w:szCs w:val="20"/>
        </w:rPr>
        <w:t>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E1C8B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health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strong</w:t>
      </w:r>
      <w:r w:rsidR="00537355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R</w:t>
      </w:r>
      <w:r w:rsidR="006C553A" w:rsidRPr="00A178CF">
        <w:rPr>
          <w:rFonts w:ascii="Verdana" w:hAnsi="Verdana"/>
          <w:color w:val="000000"/>
          <w:sz w:val="20"/>
          <w:szCs w:val="20"/>
        </w:rPr>
        <w:t>inse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 w:rsidRPr="00537355">
        <w:rPr>
          <w:rFonts w:ascii="Verdana" w:hAnsi="Verdana"/>
          <w:b/>
          <w:bCs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out</w:t>
      </w:r>
      <w:r w:rsidR="006C553A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rash.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formulated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puppy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since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harsh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DF636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allergic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reactions.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always,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loved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cautious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your canine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cradle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forearm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back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half.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large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perpendicular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lift.</w:t>
      </w:r>
    </w:p>
    <w:p w14:paraId="1E14BC55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07833CDB" w14:textId="2A3A47D8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Vaccinations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Medications</w:t>
      </w:r>
    </w:p>
    <w:p w14:paraId="50C24FFC" w14:textId="0EBBEA9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E20D3" w:rsidRPr="000E20D3">
        <w:rPr>
          <w:rFonts w:ascii="Verdana" w:hAnsi="Verdana"/>
          <w:b/>
          <w:bCs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9648A8" w:rsidRPr="00A178CF">
        <w:rPr>
          <w:rFonts w:ascii="Verdana" w:hAnsi="Verdana"/>
          <w:color w:val="000000"/>
          <w:sz w:val="20"/>
          <w:szCs w:val="20"/>
        </w:rPr>
        <w:t>erin</w:t>
      </w:r>
      <w:r w:rsidRPr="00A178CF">
        <w:rPr>
          <w:rFonts w:ascii="Verdana" w:hAnsi="Verdana"/>
          <w:color w:val="000000"/>
          <w:sz w:val="20"/>
          <w:szCs w:val="20"/>
        </w:rPr>
        <w:t>arian,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exposure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hepatitis,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rabies,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parvovirus.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Others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determined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environment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which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include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3" w:tgtFrame="_blank" w:history="1">
        <w:r w:rsidRPr="00A178CF">
          <w:rPr>
            <w:rStyle w:val="Hyperlink"/>
            <w:rFonts w:ascii="Verdana" w:hAnsi="Verdana"/>
            <w:sz w:val="20"/>
            <w:szCs w:val="20"/>
          </w:rPr>
          <w:t>Bordetella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bronchiseptica,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Borrelia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burgdorferi,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Leptospira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bacteria</w:t>
        </w:r>
      </w:hyperlink>
      <w:r w:rsidRPr="00A178CF">
        <w:rPr>
          <w:rFonts w:ascii="Verdana" w:hAnsi="Verdana"/>
          <w:color w:val="000000"/>
          <w:sz w:val="20"/>
          <w:szCs w:val="20"/>
        </w:rPr>
        <w:t>.</w:t>
      </w:r>
    </w:p>
    <w:p w14:paraId="4249B5B4" w14:textId="77777777" w:rsidR="005C7B93" w:rsidRPr="00A178CF" w:rsidRDefault="005C7B9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459944A" w14:textId="76C31EC5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  <w:u w:val="single"/>
        </w:rPr>
        <w:t>New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sz w:val="20"/>
          <w:szCs w:val="20"/>
          <w:u w:val="single"/>
        </w:rPr>
        <w:t>Pages</w:t>
      </w:r>
    </w:p>
    <w:p w14:paraId="6FC24214" w14:textId="34C987CB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8E994F" w14:textId="4FB2B771" w:rsidR="007C6395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sz w:val="20"/>
          <w:szCs w:val="20"/>
          <w:u w:val="single"/>
        </w:rPr>
        <w:t>A.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Bird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52A285A3" w14:textId="77777777" w:rsidR="00DF70BA" w:rsidRDefault="00DF70BA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02D04560" w14:textId="0F74DE8F" w:rsidR="00E10948" w:rsidRPr="00A178CF" w:rsidRDefault="00B639D1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very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intriguing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creatures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range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from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small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Cuban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hummingbird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(about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two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inches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long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little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over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1/20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ounce)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large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ostrich.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While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fly,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that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don't.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amazing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breed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unique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own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way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particularly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when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comes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their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relational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needs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well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-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being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3F59CB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U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nfortunately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sadness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humans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number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root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causes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responsible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for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bird's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such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(either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physical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mental),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losing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its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companion,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bored.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help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include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the following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p w14:paraId="0B02366A" w14:textId="4650A017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reduced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appetite</w:t>
      </w:r>
    </w:p>
    <w:p w14:paraId="6EEE3F5F" w14:textId="118AD703" w:rsidR="00E10948" w:rsidRPr="00A178CF" w:rsidRDefault="00E10948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irritable</w:t>
      </w:r>
    </w:p>
    <w:p w14:paraId="45021F8E" w14:textId="30F33381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a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ggres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ive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behavior</w:t>
      </w:r>
    </w:p>
    <w:p w14:paraId="7D816578" w14:textId="1667575F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songs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hav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different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solemn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tone</w:t>
      </w:r>
    </w:p>
    <w:p w14:paraId="6F097714" w14:textId="3DF3BF15" w:rsidR="007D47DA" w:rsidRPr="00A178CF" w:rsidRDefault="00E10948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sure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tell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vet</w:t>
      </w:r>
      <w:r w:rsidR="00797711" w:rsidRPr="00A178CF">
        <w:rPr>
          <w:rFonts w:ascii="Verdana" w:eastAsia="Times New Roman" w:hAnsi="Verdana" w:cs="Times New Roman"/>
          <w:color w:val="000000"/>
          <w:sz w:val="20"/>
          <w:szCs w:val="20"/>
        </w:rPr>
        <w:t>er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inarian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illnesses,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treating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earlier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drastically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lifespan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birdie.</w:t>
      </w:r>
    </w:p>
    <w:p w14:paraId="4FE72D31" w14:textId="77777777" w:rsidR="00B05A5E" w:rsidRPr="00A178CF" w:rsidRDefault="00B05A5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20169B97" w14:textId="158FA3B7" w:rsidR="00B05A5E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Fish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24E3F97" w14:textId="77777777" w:rsidR="00A91BCA" w:rsidRPr="00A178CF" w:rsidRDefault="00A91BC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3030B73C" w14:textId="75E93E6A" w:rsidR="00A707FD" w:rsidRPr="00A178CF" w:rsidRDefault="007B167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</w:t>
      </w:r>
      <w:r w:rsidR="00D30AEE" w:rsidRPr="00A178CF">
        <w:rPr>
          <w:rFonts w:ascii="Verdana" w:hAnsi="Verdana"/>
          <w:sz w:val="20"/>
          <w:szCs w:val="20"/>
        </w:rPr>
        <w:t>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represent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broad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class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aquatic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animals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live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saltwater</w:t>
      </w:r>
      <w:r w:rsidR="00B17A2B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species</w:t>
      </w:r>
      <w:r w:rsidR="005F45D4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into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exciting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hobby,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especially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intend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breed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them,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B1930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presence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tank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induce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peace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tranquility.</w:t>
      </w:r>
    </w:p>
    <w:p w14:paraId="13926CD1" w14:textId="77777777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0FE0EEB4" w14:textId="7E1CC059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Whether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maintaining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aquarium,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test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once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per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week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free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fish.</w:t>
      </w:r>
    </w:p>
    <w:p w14:paraId="5684C38B" w14:textId="77777777" w:rsidR="00414353" w:rsidRPr="00A178CF" w:rsidRDefault="0041435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387C15" w14:textId="5BCEEBD2" w:rsidR="00414353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Freshwater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066A821F" w14:textId="1CE63205" w:rsidR="000F4C5C" w:rsidRPr="00A178CF" w:rsidRDefault="003D5F8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</w:t>
      </w:r>
      <w:r w:rsidR="003A3D30" w:rsidRPr="00A178CF">
        <w:rPr>
          <w:rFonts w:ascii="Verdana" w:hAnsi="Verdana"/>
          <w:sz w:val="20"/>
          <w:szCs w:val="20"/>
        </w:rPr>
        <w:t>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A3D30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choose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setting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aquarium</w:t>
      </w:r>
      <w:r w:rsidR="0011380B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b</w:t>
      </w:r>
      <w:r w:rsidR="0011380B" w:rsidRPr="00A178CF">
        <w:rPr>
          <w:rFonts w:ascii="Verdana" w:hAnsi="Verdana"/>
          <w:sz w:val="20"/>
          <w:szCs w:val="20"/>
        </w:rPr>
        <w:t>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“Pexpert”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along!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No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matter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species,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by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investing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kit</w:t>
      </w:r>
      <w:r w:rsidR="00B17A2B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17A2B">
        <w:rPr>
          <w:rFonts w:ascii="Verdana" w:hAnsi="Verdana"/>
          <w:sz w:val="20"/>
          <w:szCs w:val="20"/>
        </w:rPr>
        <w:t>F</w:t>
      </w:r>
      <w:r w:rsidR="00F13DE2" w:rsidRPr="00A178CF">
        <w:rPr>
          <w:rFonts w:ascii="Verdana" w:hAnsi="Verdana"/>
          <w:sz w:val="20"/>
          <w:szCs w:val="20"/>
        </w:rPr>
        <w:t>ollow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EF2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chemistry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adapt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aquarium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ingesting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kill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8B0EF2" w:rsidRPr="00A178CF">
        <w:rPr>
          <w:rFonts w:ascii="Verdana" w:hAnsi="Verdana"/>
          <w:sz w:val="20"/>
          <w:szCs w:val="20"/>
        </w:rPr>
        <w:t>:</w:t>
      </w:r>
    </w:p>
    <w:p w14:paraId="2FEBEE22" w14:textId="34AFFF19" w:rsidR="000F4C5C" w:rsidRPr="00A178CF" w:rsidRDefault="000F4C5C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A77EB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E1F39" w:rsidRPr="00A178CF">
        <w:rPr>
          <w:rFonts w:ascii="Verdana" w:hAnsi="Verdana"/>
          <w:sz w:val="20"/>
          <w:szCs w:val="20"/>
        </w:rPr>
        <w:t>6.8</w:t>
      </w:r>
      <w:r w:rsidR="004354A8">
        <w:rPr>
          <w:rFonts w:ascii="Verdana" w:hAnsi="Verdana"/>
          <w:sz w:val="20"/>
          <w:szCs w:val="20"/>
        </w:rPr>
        <w:t>–</w:t>
      </w:r>
      <w:r w:rsidR="00DE1F39" w:rsidRPr="00A178CF">
        <w:rPr>
          <w:rFonts w:ascii="Verdana" w:hAnsi="Verdana"/>
          <w:sz w:val="20"/>
          <w:szCs w:val="20"/>
        </w:rPr>
        <w:t>7.6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</w:t>
      </w:r>
      <w:r w:rsidR="00FE2817" w:rsidRPr="00A178CF">
        <w:rPr>
          <w:rFonts w:ascii="Verdana" w:hAnsi="Verdana"/>
          <w:sz w:val="20"/>
          <w:szCs w:val="20"/>
        </w:rPr>
        <w:t>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neutral</w:t>
      </w:r>
      <w:r w:rsidR="00AE15C8" w:rsidRPr="00A178CF">
        <w:rPr>
          <w:rFonts w:ascii="Verdana" w:hAnsi="Verdana"/>
          <w:sz w:val="20"/>
          <w:szCs w:val="20"/>
        </w:rPr>
        <w:t>)</w:t>
      </w:r>
    </w:p>
    <w:p w14:paraId="13FC532F" w14:textId="5EDA2FA2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</w:t>
      </w:r>
      <w:r w:rsidR="000F4C5C" w:rsidRPr="00A178CF">
        <w:rPr>
          <w:rFonts w:ascii="Verdana" w:hAnsi="Verdana"/>
          <w:sz w:val="20"/>
          <w:szCs w:val="20"/>
        </w:rPr>
        <w:t>mmonia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zero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harmful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fish</w:t>
      </w:r>
    </w:p>
    <w:p w14:paraId="06C94EDF" w14:textId="7362339D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itrates</w:t>
      </w:r>
      <w:r w:rsidR="003A1E31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ppm</w:t>
      </w:r>
    </w:p>
    <w:p w14:paraId="4180C8C0" w14:textId="1962FF1B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itrites</w:t>
      </w:r>
      <w:r w:rsidR="00596B9F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0.5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ppm</w:t>
      </w:r>
    </w:p>
    <w:p w14:paraId="2052FCC8" w14:textId="77777777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99E92E4" w14:textId="363778BE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Saltwater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591A43A4" w14:textId="331415BA" w:rsidR="00A254AA" w:rsidRPr="00A178CF" w:rsidRDefault="008B0EF2" w:rsidP="00150116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options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choosing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among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species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“Pexpert”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along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environment.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844B8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dangerous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conditions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4539">
        <w:rPr>
          <w:rFonts w:ascii="Verdana" w:hAnsi="Verdana"/>
          <w:sz w:val="20"/>
          <w:szCs w:val="20"/>
        </w:rPr>
        <w:t>en</w:t>
      </w:r>
      <w:r w:rsidR="00671DED" w:rsidRPr="00A178CF">
        <w:rPr>
          <w:rFonts w:ascii="Verdana" w:hAnsi="Verdana"/>
          <w:sz w:val="20"/>
          <w:szCs w:val="20"/>
        </w:rPr>
        <w:t>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appropriate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salinity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53278" w:rsidRPr="00A178CF">
        <w:rPr>
          <w:rFonts w:ascii="Verdana" w:hAnsi="Verdana"/>
          <w:sz w:val="20"/>
          <w:szCs w:val="20"/>
        </w:rPr>
        <w:t>fishies</w:t>
      </w:r>
      <w:r w:rsidR="00CD4539">
        <w:rPr>
          <w:rFonts w:ascii="Verdana" w:hAnsi="Verdana"/>
          <w:sz w:val="20"/>
          <w:szCs w:val="20"/>
        </w:rPr>
        <w:t>:</w:t>
      </w:r>
    </w:p>
    <w:p w14:paraId="1F56C97D" w14:textId="24924BBA" w:rsidR="00AF039D" w:rsidRPr="00A178CF" w:rsidRDefault="00AF039D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Salinity: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1.020</w:t>
      </w:r>
      <w:r w:rsidR="00CD4539">
        <w:rPr>
          <w:rFonts w:ascii="Verdana" w:hAnsi="Verdana"/>
          <w:sz w:val="20"/>
          <w:szCs w:val="20"/>
          <w:shd w:val="clear" w:color="auto" w:fill="FFFFFF"/>
        </w:rPr>
        <w:t>–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1.028</w:t>
      </w:r>
      <w:r w:rsidR="00CD4539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sg</w:t>
      </w:r>
    </w:p>
    <w:p w14:paraId="4113A6BA" w14:textId="24AB7919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354A8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AF039D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7.6</w:t>
      </w:r>
      <w:r w:rsidR="00CD4539">
        <w:rPr>
          <w:rFonts w:ascii="Verdana" w:hAnsi="Verdana"/>
          <w:sz w:val="20"/>
          <w:szCs w:val="20"/>
        </w:rPr>
        <w:t>–</w:t>
      </w:r>
      <w:r w:rsidR="00AE15C8" w:rsidRPr="00A178CF">
        <w:rPr>
          <w:rFonts w:ascii="Verdana" w:hAnsi="Verdana"/>
          <w:sz w:val="20"/>
          <w:szCs w:val="20"/>
        </w:rPr>
        <w:t>8.4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neutral)</w:t>
      </w:r>
    </w:p>
    <w:p w14:paraId="29EFF37B" w14:textId="66EB04D2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Ammonia</w:t>
      </w:r>
      <w:r w:rsidR="008B6964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0.1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ppm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requires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attention</w:t>
      </w:r>
    </w:p>
    <w:p w14:paraId="755C7B37" w14:textId="04076E5A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Nitrates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40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ppm</w:t>
      </w:r>
    </w:p>
    <w:p w14:paraId="77EFDC65" w14:textId="6F9953A0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Nitrites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0.2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ppm</w:t>
      </w:r>
    </w:p>
    <w:p w14:paraId="5F2C49AF" w14:textId="77777777" w:rsidR="00A254AA" w:rsidRPr="00A178CF" w:rsidRDefault="00A254AA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B6A1AF" w14:textId="73618561" w:rsidR="00617AEE" w:rsidRPr="00A178CF" w:rsidRDefault="00763C4F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safe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E240B7" w:rsidRPr="00A178CF">
        <w:rPr>
          <w:rFonts w:ascii="Verdana" w:hAnsi="Verdana"/>
          <w:sz w:val="20"/>
          <w:szCs w:val="20"/>
        </w:rPr>
        <w:t>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visit:</w:t>
      </w:r>
    </w:p>
    <w:p w14:paraId="6C88D793" w14:textId="61F00BEE" w:rsidR="00617AEE" w:rsidRPr="00A178CF" w:rsidRDefault="00FD5011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4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http://www.theaquariumwiki.org/wiki/How_to_make_tap_water_safe_for_fish</w:t>
        </w:r>
      </w:hyperlink>
    </w:p>
    <w:p w14:paraId="65E62E48" w14:textId="7DB2AF2E" w:rsidR="00D765DB" w:rsidRPr="00A178CF" w:rsidRDefault="00FD5011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5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http://fishbase.org/home.htm</w:t>
        </w:r>
      </w:hyperlink>
    </w:p>
    <w:p w14:paraId="22073736" w14:textId="13FDB09D" w:rsidR="00617AEE" w:rsidRPr="00A178CF" w:rsidRDefault="00617AE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D42DD2" w14:textId="61518A8C" w:rsidR="00D5373A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Small</w:t>
      </w:r>
      <w:r w:rsidR="00CD4539">
        <w:rPr>
          <w:rFonts w:ascii="Verdana" w:hAnsi="Verdana"/>
          <w:i/>
          <w:iCs/>
          <w:sz w:val="20"/>
          <w:szCs w:val="20"/>
          <w:u w:val="single"/>
        </w:rPr>
        <w:t>-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Animal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Owners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322A572" w14:textId="77777777" w:rsidR="00D5373A" w:rsidRPr="00A178CF" w:rsidRDefault="00D5373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E5B7D79" w14:textId="65713DC9" w:rsidR="00AB05BC" w:rsidRPr="00A178CF" w:rsidRDefault="003A715F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Sometimes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impossible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because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take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it,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we </w:t>
      </w:r>
      <w:r w:rsidR="00CA5AD8" w:rsidRPr="00A178CF">
        <w:rPr>
          <w:rFonts w:ascii="Verdana" w:hAnsi="Verdana"/>
          <w:sz w:val="20"/>
          <w:szCs w:val="20"/>
        </w:rPr>
        <w:t>don’t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room.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adopting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crab,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mouse,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gerbil,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hamster,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g</w:t>
      </w:r>
      <w:r w:rsidR="00C540BD" w:rsidRPr="00A178CF">
        <w:rPr>
          <w:rFonts w:ascii="Verdana" w:hAnsi="Verdana"/>
          <w:sz w:val="20"/>
          <w:szCs w:val="20"/>
        </w:rPr>
        <w:t>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pig</w:t>
      </w:r>
      <w:r w:rsidR="008B0474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even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chinchilla!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adopt,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comfortable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anything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large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ca</w:t>
      </w:r>
      <w:r w:rsidR="00C80216" w:rsidRPr="00A178CF">
        <w:rPr>
          <w:rFonts w:ascii="Verdana" w:hAnsi="Verdana"/>
          <w:sz w:val="20"/>
          <w:szCs w:val="20"/>
        </w:rPr>
        <w:t>ges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glass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aquarium</w:t>
      </w:r>
      <w:r w:rsidR="00C80216" w:rsidRPr="00A178CF">
        <w:rPr>
          <w:rFonts w:ascii="Verdana" w:hAnsi="Verdana"/>
          <w:sz w:val="20"/>
          <w:szCs w:val="20"/>
        </w:rPr>
        <w:t>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lastRenderedPageBreak/>
        <w:t>amenities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pet</w:t>
      </w:r>
      <w:r w:rsidR="00E93FC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bedding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substrate</w:t>
      </w:r>
      <w:r w:rsidR="00E2493F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toys</w:t>
      </w:r>
      <w:r w:rsidR="0025108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exercise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wheel,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dr</w:t>
      </w:r>
      <w:r w:rsidR="00F24D76" w:rsidRPr="00A178CF">
        <w:rPr>
          <w:rFonts w:ascii="Verdana" w:hAnsi="Verdana"/>
          <w:sz w:val="20"/>
          <w:szCs w:val="20"/>
        </w:rPr>
        <w:t>i</w:t>
      </w:r>
      <w:r w:rsidR="00251083" w:rsidRPr="00A178CF">
        <w:rPr>
          <w:rFonts w:ascii="Verdana" w:hAnsi="Verdana"/>
          <w:sz w:val="20"/>
          <w:szCs w:val="20"/>
        </w:rPr>
        <w:t>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bottle,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food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B66ED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24D7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grooming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equipment</w:t>
      </w:r>
      <w:r w:rsidR="00A5493A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friend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living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alone.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O</w:t>
      </w:r>
      <w:r w:rsidR="002C7D91" w:rsidRPr="00A178CF">
        <w:rPr>
          <w:rFonts w:ascii="Verdana" w:hAnsi="Verdana"/>
          <w:sz w:val="20"/>
          <w:szCs w:val="20"/>
        </w:rPr>
        <w:t>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“Pexperts”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decide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home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S</w:t>
      </w:r>
      <w:r w:rsidR="00795271" w:rsidRPr="00A178CF">
        <w:rPr>
          <w:rFonts w:ascii="Verdana" w:hAnsi="Verdana"/>
          <w:sz w:val="20"/>
          <w:szCs w:val="20"/>
        </w:rPr>
        <w:t>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today!</w:t>
      </w:r>
    </w:p>
    <w:p w14:paraId="6AAA0E13" w14:textId="77777777" w:rsidR="00BA5AF8" w:rsidRPr="00A178CF" w:rsidRDefault="00BA5AF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D75D190" w14:textId="164E8E9C" w:rsidR="008B0474" w:rsidRPr="00A178CF" w:rsidRDefault="008B04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some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get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started</w:t>
      </w:r>
      <w:r>
        <w:rPr>
          <w:rFonts w:ascii="Verdana" w:hAnsi="Verdana"/>
          <w:sz w:val="20"/>
          <w:szCs w:val="20"/>
        </w:rPr>
        <w:t xml:space="preserve">: </w:t>
      </w:r>
    </w:p>
    <w:p w14:paraId="7AF867B2" w14:textId="219A9627" w:rsidR="00EB77A8" w:rsidRPr="00A178CF" w:rsidRDefault="00EB77A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Pig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6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https://www.animalhumanesociety.org/adoption/guinea-pig-care</w:t>
        </w:r>
      </w:hyperlink>
    </w:p>
    <w:p w14:paraId="1EB91B86" w14:textId="2C7CD3F0" w:rsidR="00EB77A8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Mouse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7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https://www.bluecross.org.uk/pet-advice/caring-your-mouse</w:t>
        </w:r>
      </w:hyperlink>
    </w:p>
    <w:p w14:paraId="4E8BBF68" w14:textId="6C7C2166" w:rsidR="001F3C65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Crab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8" w:history="1">
        <w:r w:rsidR="001F3C65" w:rsidRPr="00A178CF">
          <w:rPr>
            <w:rStyle w:val="Hyperlink"/>
            <w:rFonts w:ascii="Verdana" w:hAnsi="Verdana"/>
            <w:sz w:val="20"/>
            <w:szCs w:val="20"/>
          </w:rPr>
          <w:t>https://pethermitcrabs.org/cage-habitat/</w:t>
        </w:r>
      </w:hyperlink>
    </w:p>
    <w:p w14:paraId="522A9014" w14:textId="78552D46" w:rsidR="00120631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Chinchilla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9" w:history="1">
        <w:r w:rsidR="00795271" w:rsidRPr="00A178CF">
          <w:rPr>
            <w:rStyle w:val="Hyperlink"/>
            <w:rFonts w:ascii="Verdana" w:hAnsi="Verdana"/>
            <w:sz w:val="20"/>
            <w:szCs w:val="20"/>
          </w:rPr>
          <w:t>https://chinchillacare.org/cage-habitat/</w:t>
        </w:r>
      </w:hyperlink>
    </w:p>
    <w:p w14:paraId="567661BB" w14:textId="6BFCD6B5" w:rsidR="00120631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Gerbil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0" w:history="1">
        <w:r w:rsidR="004F152C" w:rsidRPr="00A178CF">
          <w:rPr>
            <w:rStyle w:val="Hyperlink"/>
            <w:rFonts w:ascii="Verdana" w:hAnsi="Verdana"/>
            <w:sz w:val="20"/>
            <w:szCs w:val="20"/>
          </w:rPr>
          <w:t>https://petgerbils.org/cage-habitat/</w:t>
        </w:r>
      </w:hyperlink>
    </w:p>
    <w:p w14:paraId="08716DD2" w14:textId="192683A6" w:rsidR="00061C82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Hamster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1" w:history="1">
        <w:r w:rsidR="00D916CC" w:rsidRPr="00A178CF">
          <w:rPr>
            <w:rStyle w:val="Hyperlink"/>
            <w:rFonts w:ascii="Verdana" w:hAnsi="Verdana"/>
            <w:sz w:val="20"/>
            <w:szCs w:val="20"/>
          </w:rPr>
          <w:t>https://www.pdsa.org.uk/taking-care-of-your-pet/looking-after-your-pet/small-pets/the-ideal-home-for-your-hamster</w:t>
        </w:r>
      </w:hyperlink>
    </w:p>
    <w:p w14:paraId="46BCA292" w14:textId="049D213E" w:rsidR="00980A61" w:rsidRPr="00A178CF" w:rsidRDefault="00980A6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C03B53A" w14:textId="48A1084D" w:rsidR="007C6395" w:rsidRPr="00A178CF" w:rsidRDefault="00F254F3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4.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Company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Overview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and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Brand</w:t>
      </w:r>
      <w:r w:rsidR="1E3CA428" w:rsidRPr="00A178CF">
        <w:rPr>
          <w:rFonts w:ascii="Verdana" w:hAnsi="Verdana"/>
          <w:b/>
          <w:bCs/>
          <w:sz w:val="20"/>
          <w:szCs w:val="20"/>
        </w:rPr>
        <w:t>: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</w:p>
    <w:p w14:paraId="154C61DE" w14:textId="64C6A9BE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Business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</w:p>
    <w:p w14:paraId="2E53356D" w14:textId="00D11EF0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Slogan: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Evidence-based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every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lover</w:t>
      </w:r>
    </w:p>
    <w:p w14:paraId="1F5B8A90" w14:textId="0DF1D875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Values: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years’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certifications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nutrition,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customer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recognition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outstanding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</w:t>
      </w:r>
      <w:r w:rsidR="00A138B2">
        <w:rPr>
          <w:rFonts w:ascii="Verdana" w:hAnsi="Verdana"/>
          <w:sz w:val="20"/>
          <w:szCs w:val="20"/>
        </w:rPr>
        <w:t>o</w:t>
      </w:r>
      <w:r w:rsidRPr="00A178CF">
        <w:rPr>
          <w:rFonts w:ascii="Verdana" w:hAnsi="Verdana"/>
          <w:sz w:val="20"/>
          <w:szCs w:val="20"/>
        </w:rPr>
        <w:t>rt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5DF860A" w14:textId="69BF459D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Services: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virtual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, </w:t>
      </w:r>
      <w:r w:rsidR="008B0474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individual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(can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group)</w:t>
      </w:r>
    </w:p>
    <w:p w14:paraId="5A39BBE3" w14:textId="77777777" w:rsidR="00A77F02" w:rsidRPr="00A178CF" w:rsidRDefault="00A77F0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45EFDAA" w14:textId="325D5752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del w:id="0" w:author="Marylee Demeter" w:date="2021-06-04T11:08:00Z">
        <w:r w:rsidRPr="00A178CF" w:rsidDel="002037C9">
          <w:rPr>
            <w:rFonts w:ascii="Verdana" w:hAnsi="Verdana"/>
            <w:sz w:val="20"/>
            <w:szCs w:val="20"/>
          </w:rPr>
          <w:delText>the</w:delText>
        </w:r>
        <w:r w:rsidR="00A138B2" w:rsidDel="002037C9">
          <w:rPr>
            <w:rFonts w:ascii="Verdana" w:hAnsi="Verdana"/>
            <w:sz w:val="20"/>
            <w:szCs w:val="20"/>
          </w:rPr>
          <w:delText xml:space="preserve"> </w:delText>
        </w:r>
        <w:r w:rsidRPr="00A178CF" w:rsidDel="002037C9">
          <w:rPr>
            <w:rFonts w:ascii="Verdana" w:hAnsi="Verdana"/>
            <w:sz w:val="20"/>
            <w:szCs w:val="20"/>
          </w:rPr>
          <w:delText>files</w:delText>
        </w:r>
        <w:r w:rsidR="00A138B2" w:rsidDel="002037C9">
          <w:rPr>
            <w:rFonts w:ascii="Verdana" w:hAnsi="Verdana"/>
            <w:sz w:val="20"/>
            <w:szCs w:val="20"/>
          </w:rPr>
          <w:delText xml:space="preserve"> </w:delText>
        </w:r>
        <w:r w:rsidRPr="00A178CF" w:rsidDel="002037C9">
          <w:rPr>
            <w:rFonts w:ascii="Verdana" w:hAnsi="Verdana"/>
            <w:sz w:val="20"/>
            <w:szCs w:val="20"/>
          </w:rPr>
          <w:delText>folder</w:delText>
        </w:r>
        <w:r w:rsidR="00A138B2" w:rsidDel="002037C9">
          <w:rPr>
            <w:rFonts w:ascii="Verdana" w:hAnsi="Verdana"/>
            <w:sz w:val="20"/>
            <w:szCs w:val="20"/>
          </w:rPr>
          <w:delText xml:space="preserve"> </w:delText>
        </w:r>
        <w:r w:rsidRPr="00A178CF" w:rsidDel="002037C9">
          <w:rPr>
            <w:rFonts w:ascii="Verdana" w:hAnsi="Verdana"/>
            <w:sz w:val="20"/>
            <w:szCs w:val="20"/>
          </w:rPr>
          <w:delText>of</w:delText>
        </w:r>
        <w:r w:rsidR="00A138B2" w:rsidDel="002037C9">
          <w:rPr>
            <w:rFonts w:ascii="Verdana" w:hAnsi="Verdana"/>
            <w:sz w:val="20"/>
            <w:szCs w:val="20"/>
          </w:rPr>
          <w:delText xml:space="preserve"> </w:delText>
        </w:r>
        <w:r w:rsidRPr="00A178CF" w:rsidDel="002037C9">
          <w:rPr>
            <w:rFonts w:ascii="Verdana" w:hAnsi="Verdana"/>
            <w:sz w:val="20"/>
            <w:szCs w:val="20"/>
          </w:rPr>
          <w:delText>this</w:delText>
        </w:r>
        <w:r w:rsidR="00A138B2" w:rsidDel="002037C9">
          <w:rPr>
            <w:rFonts w:ascii="Verdana" w:hAnsi="Verdana"/>
            <w:sz w:val="20"/>
            <w:szCs w:val="20"/>
          </w:rPr>
          <w:delText xml:space="preserve"> </w:delText>
        </w:r>
        <w:r w:rsidRPr="00A178CF" w:rsidDel="002037C9">
          <w:rPr>
            <w:rFonts w:ascii="Verdana" w:hAnsi="Verdana"/>
            <w:sz w:val="20"/>
            <w:szCs w:val="20"/>
          </w:rPr>
          <w:delText>assessment</w:delText>
        </w:r>
      </w:del>
      <w:ins w:id="1" w:author="Marylee Demeter" w:date="2021-06-04T11:08:00Z">
        <w:r w:rsidR="002037C9">
          <w:rPr>
            <w:rFonts w:ascii="Verdana" w:hAnsi="Verdana"/>
            <w:sz w:val="20"/>
            <w:szCs w:val="20"/>
          </w:rPr>
          <w:t>section 5 (Images)</w:t>
        </w:r>
      </w:ins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 </w:t>
      </w:r>
    </w:p>
    <w:p w14:paraId="477355B5" w14:textId="77777777" w:rsidR="00A138B2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B362A9D" w14:textId="7D16E1A5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scheme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speaks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expression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identity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C</w:t>
      </w:r>
      <w:r w:rsidRPr="00A178CF">
        <w:rPr>
          <w:rFonts w:ascii="Verdana" w:hAnsi="Verdana"/>
          <w:sz w:val="20"/>
          <w:szCs w:val="20"/>
        </w:rPr>
        <w:t>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influences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consumers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gives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emotions,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excitement,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curiosity,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etc.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primary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carefully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selected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should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</w:t>
      </w:r>
      <w:r w:rsidR="008B0474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listed</w:t>
      </w:r>
      <w:r w:rsidR="008B0474">
        <w:rPr>
          <w:rFonts w:ascii="Verdana" w:hAnsi="Verdana"/>
          <w:sz w:val="20"/>
          <w:szCs w:val="20"/>
        </w:rPr>
        <w:t>:</w:t>
      </w:r>
    </w:p>
    <w:p w14:paraId="180DAA4B" w14:textId="77777777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02AC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602063">
        <w:rPr>
          <w:rFonts w:ascii="Arial" w:eastAsia="Times New Roman" w:hAnsi="Arial" w:cs="Arial"/>
          <w:b/>
          <w:bCs/>
          <w:color w:val="222222"/>
        </w:rPr>
        <w:t>Primary colors:</w:t>
      </w:r>
    </w:p>
    <w:p w14:paraId="08A45808" w14:textId="45F79585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Midnight Blue</w:t>
      </w:r>
      <w:r w:rsidR="00C719BF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- #003B6D</w:t>
      </w:r>
    </w:p>
    <w:p w14:paraId="23D1D458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Blue Sky- #6699CC</w:t>
      </w:r>
    </w:p>
    <w:p w14:paraId="43CBF8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</w:p>
    <w:p w14:paraId="030D1479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73793C">
        <w:rPr>
          <w:rFonts w:ascii="Arial" w:eastAsia="Times New Roman" w:hAnsi="Arial" w:cs="Arial"/>
          <w:b/>
          <w:bCs/>
          <w:color w:val="222222"/>
        </w:rPr>
        <w:t>Secondary colors:</w:t>
      </w:r>
    </w:p>
    <w:p w14:paraId="27D72858" w14:textId="0F81572C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Dim</w:t>
      </w:r>
      <w:r w:rsidR="00C719BF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Gray</w:t>
      </w:r>
      <w:r w:rsidR="00C719BF">
        <w:rPr>
          <w:rFonts w:ascii="Arial" w:eastAsia="Times New Roman" w:hAnsi="Arial" w:cs="Arial"/>
          <w:color w:val="222222"/>
        </w:rPr>
        <w:t xml:space="preserve"> -</w:t>
      </w:r>
      <w:r w:rsidRPr="0073793C">
        <w:rPr>
          <w:rFonts w:ascii="Arial" w:eastAsia="Times New Roman" w:hAnsi="Arial" w:cs="Arial"/>
          <w:color w:val="222222"/>
        </w:rPr>
        <w:t xml:space="preserve"> #676767</w:t>
      </w:r>
    </w:p>
    <w:p w14:paraId="04338F44" w14:textId="582145D8" w:rsidR="00602063" w:rsidRPr="0033385D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Silver</w:t>
      </w:r>
      <w:r w:rsidR="00C719BF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- #BDBDBD</w:t>
      </w:r>
    </w:p>
    <w:p w14:paraId="7CD695D6" w14:textId="77777777" w:rsidR="00DD76E4" w:rsidRPr="00A178CF" w:rsidRDefault="00DD76E4" w:rsidP="00DF70BA">
      <w:pPr>
        <w:tabs>
          <w:tab w:val="left" w:pos="2749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51F76B21" w14:textId="08FC6E12" w:rsidR="000A3CCA" w:rsidRPr="0073793C" w:rsidRDefault="000A3CCA" w:rsidP="0073793C">
      <w:pPr>
        <w:pStyle w:val="ListParagraph"/>
        <w:numPr>
          <w:ilvl w:val="0"/>
          <w:numId w:val="13"/>
        </w:numPr>
        <w:spacing w:after="0" w:line="240" w:lineRule="auto"/>
        <w:rPr>
          <w:rFonts w:ascii="Verdana" w:hAnsi="Verdana"/>
          <w:sz w:val="20"/>
          <w:szCs w:val="20"/>
        </w:rPr>
      </w:pPr>
      <w:r w:rsidRPr="0073793C">
        <w:rPr>
          <w:rFonts w:ascii="Verdana" w:hAnsi="Verdana"/>
          <w:sz w:val="20"/>
          <w:szCs w:val="20"/>
        </w:rPr>
        <w:t>Select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from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colors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="0071302A" w:rsidRPr="0073793C">
        <w:rPr>
          <w:rFonts w:ascii="Verdana" w:hAnsi="Verdana"/>
          <w:sz w:val="20"/>
          <w:szCs w:val="20"/>
        </w:rPr>
        <w:t xml:space="preserve">listed </w:t>
      </w:r>
      <w:r w:rsidRPr="0073793C">
        <w:rPr>
          <w:rFonts w:ascii="Verdana" w:hAnsi="Verdana"/>
          <w:sz w:val="20"/>
          <w:szCs w:val="20"/>
        </w:rPr>
        <w:t>to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use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for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following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page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elements</w:t>
      </w:r>
      <w:r w:rsidR="00A138B2" w:rsidRPr="0073793C">
        <w:rPr>
          <w:rFonts w:ascii="Verdana" w:hAnsi="Verdana"/>
          <w:sz w:val="20"/>
          <w:szCs w:val="20"/>
        </w:rPr>
        <w:t>:</w:t>
      </w:r>
    </w:p>
    <w:p w14:paraId="1BD5BAB7" w14:textId="5096E97E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breaks,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Title/Header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H1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Levels,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body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7168BD45" w14:textId="57176D06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Keep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issues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prevents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disabilities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contrast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between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background,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>.</w:t>
      </w:r>
    </w:p>
    <w:p w14:paraId="41C8F396" w14:textId="77777777" w:rsidR="00095BF9" w:rsidRPr="00A178CF" w:rsidRDefault="00095BF9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br w:type="page"/>
      </w:r>
    </w:p>
    <w:p w14:paraId="7C51AB73" w14:textId="51735EF0" w:rsidR="00A153E4" w:rsidRPr="00A178CF" w:rsidRDefault="00E21648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b/>
          <w:bCs/>
          <w:sz w:val="20"/>
          <w:szCs w:val="20"/>
        </w:rPr>
        <w:lastRenderedPageBreak/>
        <w:t>5.</w:t>
      </w:r>
      <w:r w:rsidR="00A138B2">
        <w:rPr>
          <w:rFonts w:ascii="Verdana" w:hAnsi="Verdana" w:cs="Arial"/>
          <w:b/>
          <w:bCs/>
          <w:sz w:val="20"/>
          <w:szCs w:val="20"/>
        </w:rPr>
        <w:t xml:space="preserve"> </w:t>
      </w:r>
      <w:del w:id="2" w:author="Marylee Demeter" w:date="2021-06-04T11:08:00Z">
        <w:r w:rsidRPr="00A178CF" w:rsidDel="002037C9">
          <w:rPr>
            <w:rFonts w:ascii="Verdana" w:hAnsi="Verdana" w:cs="Arial"/>
            <w:b/>
            <w:bCs/>
            <w:sz w:val="20"/>
            <w:szCs w:val="20"/>
          </w:rPr>
          <w:delText>Photographs</w:delText>
        </w:r>
      </w:del>
      <w:ins w:id="3" w:author="Marylee Demeter" w:date="2021-06-04T11:08:00Z">
        <w:r w:rsidR="002037C9">
          <w:rPr>
            <w:rFonts w:ascii="Verdana" w:hAnsi="Verdana" w:cs="Arial"/>
            <w:b/>
            <w:bCs/>
            <w:sz w:val="20"/>
            <w:szCs w:val="20"/>
          </w:rPr>
          <w:t>Image</w:t>
        </w:r>
        <w:r w:rsidR="002037C9" w:rsidRPr="00A178CF">
          <w:rPr>
            <w:rFonts w:ascii="Verdana" w:hAnsi="Verdana" w:cs="Arial"/>
            <w:b/>
            <w:bCs/>
            <w:sz w:val="20"/>
            <w:szCs w:val="20"/>
          </w:rPr>
          <w:t>s</w:t>
        </w:r>
      </w:ins>
    </w:p>
    <w:p w14:paraId="4EC2799E" w14:textId="69EACB45" w:rsidR="00E848AC" w:rsidRPr="00A178CF" w:rsidRDefault="00A153E4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t>Please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of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following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public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domain/</w:t>
      </w:r>
      <w:r w:rsidR="2283AB84" w:rsidRPr="00A178CF">
        <w:rPr>
          <w:rFonts w:ascii="Verdana" w:hAnsi="Verdana" w:cs="Arial"/>
          <w:sz w:val="20"/>
          <w:szCs w:val="20"/>
        </w:rPr>
        <w:t>stock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photos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from</w:t>
      </w:r>
      <w:r w:rsidR="00A138B2">
        <w:rPr>
          <w:rFonts w:ascii="Verdana" w:hAnsi="Verdana" w:cs="Arial"/>
          <w:sz w:val="20"/>
          <w:szCs w:val="20"/>
        </w:rPr>
        <w:t xml:space="preserve"> </w:t>
      </w:r>
      <w:hyperlink r:id="rId32" w:history="1">
        <w:r w:rsidR="00A972CB" w:rsidRPr="00A178CF">
          <w:rPr>
            <w:rStyle w:val="Hyperlink"/>
            <w:rFonts w:ascii="Verdana" w:hAnsi="Verdana" w:cs="Arial"/>
            <w:sz w:val="20"/>
            <w:szCs w:val="20"/>
          </w:rPr>
          <w:t>https://unsplash.com/license</w:t>
        </w:r>
      </w:hyperlink>
      <w:r w:rsidR="00A972CB" w:rsidRPr="00A178CF">
        <w:rPr>
          <w:rFonts w:ascii="Verdana" w:hAnsi="Verdana" w:cs="Arial"/>
          <w:sz w:val="20"/>
          <w:szCs w:val="20"/>
        </w:rPr>
        <w:t>,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which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are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free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to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476105" w:rsidRPr="00A178CF">
        <w:rPr>
          <w:rFonts w:ascii="Verdana" w:hAnsi="Verdana" w:cs="Arial"/>
          <w:sz w:val="20"/>
          <w:szCs w:val="20"/>
        </w:rPr>
        <w:t>and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not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have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copyrights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associated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with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them</w:t>
      </w:r>
      <w:r w:rsidR="30448334" w:rsidRPr="00A178CF">
        <w:rPr>
          <w:rFonts w:ascii="Verdana" w:hAnsi="Verdana" w:cs="Arial"/>
          <w:sz w:val="20"/>
          <w:szCs w:val="20"/>
        </w:rPr>
        <w:t>.</w:t>
      </w:r>
      <w:r w:rsidR="00A138B2">
        <w:rPr>
          <w:rFonts w:ascii="Verdana" w:hAnsi="Verdana" w:cs="Arial"/>
          <w:sz w:val="20"/>
          <w:szCs w:val="20"/>
        </w:rPr>
        <w:t xml:space="preserve"> </w:t>
      </w:r>
    </w:p>
    <w:p w14:paraId="6ACF7BFA" w14:textId="60950500" w:rsidR="00D201BC" w:rsidRPr="00DD76E4" w:rsidRDefault="00D201BC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F6573E2" w14:textId="0639BD3B" w:rsidR="009904D5" w:rsidRDefault="001F64A8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D76E4">
        <w:rPr>
          <w:rFonts w:ascii="Verdana" w:hAnsi="Verdana"/>
          <w:noProof/>
          <w:sz w:val="20"/>
          <w:szCs w:val="20"/>
        </w:rPr>
        <w:drawing>
          <wp:inline distT="0" distB="0" distL="0" distR="0" wp14:anchorId="1A0EA6D3" wp14:editId="53B0D516">
            <wp:extent cx="4572000" cy="4628007"/>
            <wp:effectExtent l="0" t="0" r="0" b="1270"/>
            <wp:docPr id="7" name="Picture 7" descr="Hand-drawn yellow balloon-animal dog surrounded by a blue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nd-drawn yellow balloon-animal dog surrounded by a blue circle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97E" w14:textId="77777777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60DDF97B" w14:textId="3EB8C35E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12BC543" w14:textId="628C0F08" w:rsidR="00602063" w:rsidRPr="00DD76E4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noProof/>
          <w:sz w:val="20"/>
          <w:szCs w:val="20"/>
        </w:rPr>
        <w:lastRenderedPageBreak/>
        <w:drawing>
          <wp:inline distT="0" distB="0" distL="0" distR="0" wp14:anchorId="322991E1" wp14:editId="2FE4D4C4">
            <wp:extent cx="5022291" cy="2152410"/>
            <wp:effectExtent l="0" t="0" r="6985" b="635"/>
            <wp:doc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71" cy="21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366" w14:textId="78BD5581" w:rsidR="001F64A8" w:rsidRDefault="001F64A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A9FD8" wp14:editId="1EE5C931">
            <wp:extent cx="4572000" cy="3049587"/>
            <wp:effectExtent l="0" t="0" r="0" b="0"/>
            <wp:docPr id="1028" name="Picture 4" descr="Man standing in front of  a screen presenting to people with laptop computers  sitting around a conference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Man standing in front of  a screen presenting to people with laptop computers  sitting around a conference table."/>
                    <pic:cNvPicPr/>
                  </pic:nvPicPr>
                  <pic:blipFill>
                    <a:blip r:embed="rId35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38398932-E2EB-40BE-9225-5E72DBEE384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25">
        <w:rPr>
          <w:noProof/>
        </w:rPr>
        <w:drawing>
          <wp:inline distT="0" distB="0" distL="0" distR="0" wp14:anchorId="7C1889F5" wp14:editId="40744402">
            <wp:extent cx="4572000" cy="3039696"/>
            <wp:effectExtent l="0" t="0" r="0" b="8890"/>
            <wp:docPr id="12" name="Picture 12" descr="Two people sitting during day, one person is holding a hand-held device in the right hand while the left hand points to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wo people sitting during day, one person is holding a hand-held device in the right hand while the left hand points to the device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252" w14:textId="76FFDFD5" w:rsidR="0028122B" w:rsidRDefault="0028122B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BCD099A" w14:textId="5C04EE71" w:rsidR="0028122B" w:rsidRDefault="00D201BC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413550" wp14:editId="72F23722">
            <wp:extent cx="4572000" cy="3821906"/>
            <wp:effectExtent l="0" t="0" r="0" b="7620"/>
            <wp:docPr id="1" name="Picture 1" descr="Close up of a smiling dog's 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se up of a smiling dog's face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E40" w14:textId="672DEDDC" w:rsidR="005F760F" w:rsidRDefault="005F760F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680AF83F" wp14:editId="1CE65AE9">
            <wp:extent cx="4572000" cy="2574132"/>
            <wp:effectExtent l="0" t="0" r="0" b="0"/>
            <wp:docPr id="23" name="Picture 2" descr="Dog running on grass with a large log in its mout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 descr="Dog running on grass with a large log in its mouth. "/>
                    <pic:cNvPicPr/>
                  </pic:nvPicPr>
                  <pic:blipFill>
                    <a:blip r:embed="rId38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54E28CBB-29B8-4AC9-B2C1-EB0CF1391C4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8B5" w14:textId="5B0444F1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5C3D1B" wp14:editId="0B4ACD0D">
            <wp:extent cx="3048000" cy="4572000"/>
            <wp:effectExtent l="0" t="0" r="0" b="0"/>
            <wp:docPr id="8" name="Picture 8" descr="A goldendoodle and black Labrador retriever sitting on a maroon area rug; both are smil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oldendoodle and black Labrador retriever sitting on a maroon area rug; both are smiling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AFD" w14:textId="2515D665" w:rsidR="009904D5" w:rsidRDefault="00131AEA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CB2110" wp14:editId="7AF37781">
            <wp:extent cx="4572000" cy="3427532"/>
            <wp:effectExtent l="0" t="0" r="0" b="1905"/>
            <wp:docPr id="3" name="Picture 3" descr="A multicolored cat sitting on a pillow with hind legs in the air looking d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ulticolored cat sitting on a pillow with hind legs in the air looking dow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0EC2" w14:textId="0F86F502" w:rsidR="009904D5" w:rsidRDefault="00870ED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0E822354" wp14:editId="4830CB6B">
            <wp:extent cx="4572000" cy="3427532"/>
            <wp:effectExtent l="0" t="0" r="0" b="1905"/>
            <wp:docPr id="6" name="Picture 6" descr="A black and white cat laying on a stair looking at the cam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cat laying on a stair looking at the camera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764" w14:textId="74944D49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C99559" wp14:editId="4A3E4825">
            <wp:extent cx="4572000" cy="3050443"/>
            <wp:effectExtent l="0" t="0" r="0" b="0"/>
            <wp:docPr id="9" name="Picture 9" descr="Brown tabby kitten sitting on a couch with a look of surprise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own tabby kitten sitting on a couch with a look of surprise 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C96" w14:textId="4BEB3FE1" w:rsidR="0028122B" w:rsidRDefault="00D93521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93521">
        <w:rPr>
          <w:rFonts w:ascii="Verdana" w:hAnsi="Verdana" w:cs="Arial"/>
          <w:noProof/>
          <w:sz w:val="20"/>
          <w:szCs w:val="20"/>
        </w:rPr>
        <w:drawing>
          <wp:inline distT="0" distB="0" distL="0" distR="0" wp14:anchorId="1AFE70C2" wp14:editId="297472CB">
            <wp:extent cx="4572000" cy="2879429"/>
            <wp:effectExtent l="19050" t="19050" r="19050" b="16510"/>
            <wp:docPr id="1026" name="Picture 2" descr="Cockatiel on wire bird cage looking to the left.">
              <a:hlinkClick xmlns:a="http://schemas.openxmlformats.org/drawingml/2006/main" r:id="" action="ppaction://hlinksldjump?num=5"/>
              <a:extLst xmlns:a="http://schemas.openxmlformats.org/drawingml/2006/main">
                <a:ext uri="{FF2B5EF4-FFF2-40B4-BE49-F238E27FC236}">
                  <a16:creationId xmlns:a16="http://schemas.microsoft.com/office/drawing/2014/main" id="{4212FF0A-57FF-4B38-99CE-D87C6E561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ockatiel on wire bird cage looking to the left.">
                      <a:hlinkClick r:id="" action="ppaction://hlinksldjump?num=5"/>
                      <a:extLst>
                        <a:ext uri="{FF2B5EF4-FFF2-40B4-BE49-F238E27FC236}">
                          <a16:creationId xmlns:a16="http://schemas.microsoft.com/office/drawing/2014/main" id="{4212FF0A-57FF-4B38-99CE-D87C6E561D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63"/>
                    <a:stretch/>
                  </pic:blipFill>
                  <pic:spPr bwMode="auto">
                    <a:xfrm>
                      <a:off x="0" y="0"/>
                      <a:ext cx="4572000" cy="2879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6C5DACD" w14:textId="219D66B8" w:rsidR="0028122B" w:rsidRDefault="004C1257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A1A7A5" wp14:editId="7452B541">
            <wp:extent cx="4572000" cy="3427046"/>
            <wp:effectExtent l="0" t="0" r="0" b="2540"/>
            <wp:docPr id="11" name="Picture 11" descr="Black Bombay cat on green field near black-and-white, small-beaked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ack Bombay cat on green field near black-and-white, small-beaked bir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8FB" w14:textId="5E70E60C" w:rsidR="0028122B" w:rsidRDefault="00BA321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E74F2E" wp14:editId="1F2B1391">
            <wp:extent cx="4572000" cy="3050442"/>
            <wp:effectExtent l="0" t="0" r="0" b="0"/>
            <wp:docPr id="10" name="Picture 10" descr="Two guinea pigs eating shaved carro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wo guinea pigs eating shaved carrot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37">
        <w:rPr>
          <w:noProof/>
        </w:rPr>
        <w:drawing>
          <wp:inline distT="0" distB="0" distL="0" distR="0" wp14:anchorId="732C5E92" wp14:editId="035632C5">
            <wp:extent cx="4572000" cy="3050442"/>
            <wp:effectExtent l="0" t="0" r="0" b="0"/>
            <wp:docPr id="13" name="Picture 13" descr="Person's hand feeding a ferret with an eye-dropp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rson's hand feeding a ferret with an eye-dropper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EA">
        <w:rPr>
          <w:noProof/>
        </w:rPr>
        <w:lastRenderedPageBreak/>
        <w:drawing>
          <wp:inline distT="0" distB="0" distL="0" distR="0" wp14:anchorId="01137963" wp14:editId="5015F047">
            <wp:extent cx="4572000" cy="2650349"/>
            <wp:effectExtent l="0" t="0" r="0" b="0"/>
            <wp:docPr id="4" name="Picture 4" descr="Close-up of a python's head looking to the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lose-up of a python's head looking to the righ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D4">
        <w:rPr>
          <w:noProof/>
        </w:rPr>
        <w:drawing>
          <wp:inline distT="0" distB="0" distL="0" distR="0" wp14:anchorId="27130D86" wp14:editId="10487703">
            <wp:extent cx="3429000" cy="4572000"/>
            <wp:effectExtent l="0" t="0" r="0" b="0"/>
            <wp:docPr id="5" name="Picture 5" descr="A python laying on a striped clo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ython laying on a striped cloth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7C">
        <w:rPr>
          <w:noProof/>
        </w:rPr>
        <w:lastRenderedPageBreak/>
        <w:drawing>
          <wp:inline distT="0" distB="0" distL="0" distR="0" wp14:anchorId="1E9A75E6" wp14:editId="112C6278">
            <wp:extent cx="4572000" cy="3050442"/>
            <wp:effectExtent l="0" t="0" r="0" b="0"/>
            <wp:docPr id="15" name="Picture 15" descr="Goldfish in a small fish bowl with a blurred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oldfish in a small fish bowl with a blurred backgroun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694">
        <w:rPr>
          <w:noProof/>
        </w:rPr>
        <w:drawing>
          <wp:inline distT="0" distB="0" distL="0" distR="0" wp14:anchorId="79625D49" wp14:editId="5CE43276">
            <wp:extent cx="4572000" cy="3050442"/>
            <wp:effectExtent l="0" t="0" r="0" b="0"/>
            <wp:docPr id="14" name="Picture 14" descr="Close up of a blue and red fish underwater with grass behind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lose up of a blue and red fish underwater with grass behind i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1F3" w14:textId="3B9ADF61" w:rsidR="009C4703" w:rsidRPr="00E21648" w:rsidRDefault="009C4703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4B427" wp14:editId="233D23FB">
            <wp:extent cx="4572000" cy="3050442"/>
            <wp:effectExtent l="0" t="0" r="0" b="0"/>
            <wp:docPr id="16" name="Picture 16" descr="Shallow focus photography of black kitten behind the bars of a c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llow focus photography of black kitten behind the bars of a cage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03" w:rsidRPr="00E21648" w:rsidSect="00A77F02">
      <w:type w:val="continuous"/>
      <w:pgSz w:w="12240" w:h="15840"/>
      <w:pgMar w:top="1440" w:right="1440" w:bottom="1440" w:left="144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A5DC54" w14:textId="77777777" w:rsidR="00BF50DD" w:rsidRDefault="00BF50DD" w:rsidP="00862194">
      <w:pPr>
        <w:spacing w:after="0" w:line="240" w:lineRule="auto"/>
      </w:pPr>
      <w:r>
        <w:separator/>
      </w:r>
    </w:p>
  </w:endnote>
  <w:endnote w:type="continuationSeparator" w:id="0">
    <w:p w14:paraId="4E2B686F" w14:textId="77777777" w:rsidR="00BF50DD" w:rsidRDefault="00BF50DD" w:rsidP="00862194">
      <w:pPr>
        <w:spacing w:after="0" w:line="240" w:lineRule="auto"/>
      </w:pPr>
      <w:r>
        <w:continuationSeparator/>
      </w:r>
    </w:p>
  </w:endnote>
  <w:endnote w:type="continuationNotice" w:id="1">
    <w:p w14:paraId="58DCF321" w14:textId="77777777" w:rsidR="00BF50DD" w:rsidRDefault="00BF50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38EC8" w14:textId="579A3500" w:rsidR="00002A91" w:rsidRDefault="00002A91" w:rsidP="00A1563C">
    <w:pPr>
      <w:pStyle w:val="Footer"/>
      <w:ind w:left="-360"/>
      <w:jc w:val="center"/>
    </w:pPr>
  </w:p>
  <w:p w14:paraId="4D516C4B" w14:textId="51F02780" w:rsidR="00002A91" w:rsidRDefault="00002A91" w:rsidP="00A1563C">
    <w:pPr>
      <w:pStyle w:val="Footer"/>
      <w:ind w:left="-360"/>
      <w:jc w:val="center"/>
    </w:pPr>
  </w:p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0B940D" w14:textId="77777777" w:rsidR="00B75CB2" w:rsidRDefault="24BD010F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6C646A1" wp14:editId="2B7C8ADB">
              <wp:extent cx="4326262" cy="480696"/>
              <wp:effectExtent l="0" t="0" r="0" b="0"/>
              <wp:docPr id="1012627394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5CA1251C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DEEC669" w14:textId="77777777" w:rsidR="00B27A03" w:rsidRDefault="24BD010F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D3712A5" wp14:editId="024A16CA">
              <wp:extent cx="4326262" cy="480696"/>
              <wp:effectExtent l="0" t="0" r="0" b="0"/>
              <wp:docPr id="150576892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4F8F7B13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9C8CBA" w14:textId="77777777" w:rsidR="00BF50DD" w:rsidRDefault="00BF50DD" w:rsidP="00862194">
      <w:pPr>
        <w:spacing w:after="0" w:line="240" w:lineRule="auto"/>
      </w:pPr>
      <w:r>
        <w:separator/>
      </w:r>
    </w:p>
  </w:footnote>
  <w:footnote w:type="continuationSeparator" w:id="0">
    <w:p w14:paraId="69BF941F" w14:textId="77777777" w:rsidR="00BF50DD" w:rsidRDefault="00BF50DD" w:rsidP="00862194">
      <w:pPr>
        <w:spacing w:after="0" w:line="240" w:lineRule="auto"/>
      </w:pPr>
      <w:r>
        <w:continuationSeparator/>
      </w:r>
    </w:p>
  </w:footnote>
  <w:footnote w:type="continuationNotice" w:id="1">
    <w:p w14:paraId="6FAF8EB0" w14:textId="77777777" w:rsidR="00BF50DD" w:rsidRDefault="00BF50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3F5140" w14:textId="0C6A195C" w:rsidR="00A77F02" w:rsidRPr="00150116" w:rsidRDefault="00F6248A" w:rsidP="00150116">
    <w:pPr>
      <w:pStyle w:val="Header"/>
      <w:rPr>
        <w:rFonts w:ascii="Verdana" w:hAnsi="Verdana"/>
        <w:i/>
        <w:sz w:val="20"/>
        <w:szCs w:val="20"/>
      </w:rPr>
    </w:pPr>
    <w:r w:rsidRPr="00C51199">
      <w:rPr>
        <w:rFonts w:ascii="Verdana" w:eastAsiaTheme="majorEastAsia" w:hAnsi="Verdana" w:cstheme="majorBidi"/>
        <w:i/>
        <w:sz w:val="20"/>
        <w:szCs w:val="20"/>
      </w:rPr>
      <w:t>TNM</w:t>
    </w:r>
    <w:r>
      <w:rPr>
        <w:rFonts w:ascii="Verdana" w:eastAsiaTheme="majorEastAsia" w:hAnsi="Verdana" w:cstheme="majorBidi"/>
        <w:i/>
        <w:sz w:val="20"/>
        <w:szCs w:val="20"/>
      </w:rPr>
      <w:t>2</w:t>
    </w:r>
    <w:r w:rsidRPr="00C51199">
      <w:rPr>
        <w:rFonts w:ascii="Verdana" w:eastAsiaTheme="majorEastAsia" w:hAnsi="Verdana" w:cstheme="majorBidi"/>
        <w:i/>
        <w:sz w:val="20"/>
        <w:szCs w:val="20"/>
      </w:rPr>
      <w:t>:</w:t>
    </w:r>
    <w:r w:rsidRPr="000B7F33">
      <w:rPr>
        <w:rFonts w:ascii="Verdana" w:hAnsi="Verdana"/>
        <w:i/>
        <w:sz w:val="20"/>
        <w:szCs w:val="20"/>
      </w:rPr>
      <w:t xml:space="preserve"> </w:t>
    </w:r>
    <w:r w:rsidRPr="00CA7CA3">
      <w:rPr>
        <w:rFonts w:ascii="Verdana" w:hAnsi="Verdana" w:cs="Segoe UI"/>
        <w:i/>
        <w:iCs/>
        <w:color w:val="000000"/>
        <w:sz w:val="20"/>
        <w:szCs w:val="20"/>
      </w:rPr>
      <w:t>Multipage Website Prototype</w:t>
    </w:r>
    <w:r w:rsidR="00095BF9" w:rsidRPr="00BF405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7330A5" w:rsidRPr="00BF4059">
      <w:rPr>
        <w:rFonts w:ascii="Verdana" w:hAnsi="Verdana"/>
        <w:sz w:val="20"/>
        <w:szCs w:val="20"/>
      </w:rPr>
      <w:t>Paradigm Pet Professionals</w:t>
    </w:r>
    <w:r w:rsidR="00D94EC7" w:rsidRPr="00150116">
      <w:rPr>
        <w:rFonts w:ascii="Verdana" w:eastAsia="Calibri" w:hAnsi="Verdana" w:cs="Calibri"/>
        <w:sz w:val="20"/>
        <w:szCs w:val="20"/>
      </w:rPr>
      <w:t xml:space="preserve"> UI Design Specifications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1AA30" w14:textId="745F8332" w:rsidR="00B27A03" w:rsidRPr="00BC7BF7" w:rsidRDefault="00956E72">
    <w:pPr>
      <w:pStyle w:val="Header"/>
      <w:rPr>
        <w:i/>
      </w:rPr>
    </w:pPr>
    <w:r w:rsidRPr="00C51199">
      <w:rPr>
        <w:rFonts w:ascii="Verdana" w:eastAsiaTheme="majorEastAsia" w:hAnsi="Verdana" w:cstheme="majorBidi"/>
        <w:i/>
        <w:sz w:val="20"/>
        <w:szCs w:val="20"/>
      </w:rPr>
      <w:t>TNM</w:t>
    </w:r>
    <w:r w:rsidR="00F6248A">
      <w:rPr>
        <w:rFonts w:ascii="Verdana" w:eastAsiaTheme="majorEastAsia" w:hAnsi="Verdana" w:cstheme="majorBidi"/>
        <w:i/>
        <w:sz w:val="20"/>
        <w:szCs w:val="20"/>
      </w:rPr>
      <w:t>2</w:t>
    </w:r>
    <w:r w:rsidRPr="00C51199">
      <w:rPr>
        <w:rFonts w:ascii="Verdana" w:eastAsiaTheme="majorEastAsia" w:hAnsi="Verdana" w:cstheme="majorBidi"/>
        <w:i/>
        <w:sz w:val="20"/>
        <w:szCs w:val="20"/>
      </w:rPr>
      <w:t>:</w:t>
    </w:r>
    <w:r w:rsidRPr="000B7F33">
      <w:rPr>
        <w:rFonts w:ascii="Verdana" w:hAnsi="Verdana"/>
        <w:i/>
        <w:sz w:val="20"/>
        <w:szCs w:val="20"/>
      </w:rPr>
      <w:t xml:space="preserve"> </w:t>
    </w:r>
    <w:r w:rsidR="00F6248A" w:rsidRPr="00F6248A">
      <w:rPr>
        <w:rFonts w:ascii="Verdana" w:hAnsi="Verdana" w:cs="Segoe UI"/>
        <w:i/>
        <w:iCs/>
        <w:color w:val="000000"/>
        <w:sz w:val="20"/>
        <w:szCs w:val="20"/>
      </w:rPr>
      <w:t>Multipage Website Prototype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92C09"/>
    <w:multiLevelType w:val="hybridMultilevel"/>
    <w:tmpl w:val="1D6C05DE"/>
    <w:lvl w:ilvl="0" w:tplc="6CB84BC6">
      <w:start w:val="1"/>
      <w:numFmt w:val="decimal"/>
      <w:lvlText w:val="%1."/>
      <w:lvlJc w:val="left"/>
      <w:pPr>
        <w:ind w:left="720" w:hanging="360"/>
      </w:pPr>
    </w:lvl>
    <w:lvl w:ilvl="1" w:tplc="564AE1C0">
      <w:start w:val="1"/>
      <w:numFmt w:val="lowerLetter"/>
      <w:lvlText w:val="%2."/>
      <w:lvlJc w:val="left"/>
      <w:pPr>
        <w:ind w:left="1440" w:hanging="360"/>
      </w:pPr>
    </w:lvl>
    <w:lvl w:ilvl="2" w:tplc="1CA682C2">
      <w:start w:val="1"/>
      <w:numFmt w:val="lowerRoman"/>
      <w:lvlText w:val="%3."/>
      <w:lvlJc w:val="right"/>
      <w:pPr>
        <w:ind w:left="2160" w:hanging="180"/>
      </w:pPr>
    </w:lvl>
    <w:lvl w:ilvl="3" w:tplc="C00C1F06">
      <w:start w:val="1"/>
      <w:numFmt w:val="decimal"/>
      <w:lvlText w:val="%4."/>
      <w:lvlJc w:val="left"/>
      <w:pPr>
        <w:ind w:left="2880" w:hanging="360"/>
      </w:pPr>
    </w:lvl>
    <w:lvl w:ilvl="4" w:tplc="ADDEA0A6">
      <w:start w:val="1"/>
      <w:numFmt w:val="lowerLetter"/>
      <w:lvlText w:val="%5."/>
      <w:lvlJc w:val="left"/>
      <w:pPr>
        <w:ind w:left="3600" w:hanging="360"/>
      </w:pPr>
    </w:lvl>
    <w:lvl w:ilvl="5" w:tplc="A740F346">
      <w:start w:val="1"/>
      <w:numFmt w:val="lowerRoman"/>
      <w:lvlText w:val="%6."/>
      <w:lvlJc w:val="right"/>
      <w:pPr>
        <w:ind w:left="4320" w:hanging="180"/>
      </w:pPr>
    </w:lvl>
    <w:lvl w:ilvl="6" w:tplc="7CA8C574">
      <w:start w:val="1"/>
      <w:numFmt w:val="decimal"/>
      <w:lvlText w:val="%7."/>
      <w:lvlJc w:val="left"/>
      <w:pPr>
        <w:ind w:left="5040" w:hanging="360"/>
      </w:pPr>
    </w:lvl>
    <w:lvl w:ilvl="7" w:tplc="9230A986">
      <w:start w:val="1"/>
      <w:numFmt w:val="lowerLetter"/>
      <w:lvlText w:val="%8."/>
      <w:lvlJc w:val="left"/>
      <w:pPr>
        <w:ind w:left="5760" w:hanging="360"/>
      </w:pPr>
    </w:lvl>
    <w:lvl w:ilvl="8" w:tplc="E4320A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C1DC3"/>
    <w:multiLevelType w:val="multilevel"/>
    <w:tmpl w:val="CC66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B36A4"/>
    <w:multiLevelType w:val="hybridMultilevel"/>
    <w:tmpl w:val="01A6A232"/>
    <w:lvl w:ilvl="0" w:tplc="7F4C03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C10B2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3A47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23AB7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982B8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2B67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EC2B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D7C3F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B7A96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B48CF"/>
    <w:multiLevelType w:val="hybridMultilevel"/>
    <w:tmpl w:val="FF424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179F"/>
    <w:multiLevelType w:val="hybridMultilevel"/>
    <w:tmpl w:val="C360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A72FCA"/>
    <w:multiLevelType w:val="hybridMultilevel"/>
    <w:tmpl w:val="3E20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92766"/>
    <w:multiLevelType w:val="hybridMultilevel"/>
    <w:tmpl w:val="FFFFFFFF"/>
    <w:lvl w:ilvl="0" w:tplc="44E8EF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AA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E29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E8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E2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C0E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6C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ECC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E5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45B8E"/>
    <w:multiLevelType w:val="hybridMultilevel"/>
    <w:tmpl w:val="61428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40AC"/>
    <w:multiLevelType w:val="hybridMultilevel"/>
    <w:tmpl w:val="7C2AE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9336B"/>
    <w:multiLevelType w:val="hybridMultilevel"/>
    <w:tmpl w:val="B1F6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91CE9"/>
    <w:multiLevelType w:val="hybridMultilevel"/>
    <w:tmpl w:val="9BCA2880"/>
    <w:lvl w:ilvl="0" w:tplc="B6461A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544A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F7476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A4401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B849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706F3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3883F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32206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54268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4C0017"/>
    <w:multiLevelType w:val="hybridMultilevel"/>
    <w:tmpl w:val="FFFFFFFF"/>
    <w:lvl w:ilvl="0" w:tplc="3F9EF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4B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C0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EEAF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625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AB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2A7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23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6A7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20148"/>
    <w:multiLevelType w:val="hybridMultilevel"/>
    <w:tmpl w:val="D8CCB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8"/>
  </w:num>
  <w:num w:numId="4">
    <w:abstractNumId w:val="6"/>
  </w:num>
  <w:num w:numId="5">
    <w:abstractNumId w:val="4"/>
  </w:num>
  <w:num w:numId="6">
    <w:abstractNumId w:val="11"/>
  </w:num>
  <w:num w:numId="7">
    <w:abstractNumId w:val="2"/>
  </w:num>
  <w:num w:numId="8">
    <w:abstractNumId w:val="7"/>
  </w:num>
  <w:num w:numId="9">
    <w:abstractNumId w:val="5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rylee Demeter">
    <w15:presenceInfo w15:providerId="AD" w15:userId="S::marylee.demeter@wgu.edu::a0ba8f58-6553-4ce0-a58e-6c1d4143d44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trackRevisions/>
  <w:defaultTabStop w:val="720"/>
  <w:characterSpacingControl w:val="doNotCompress"/>
  <w:hdrShapeDefaults>
    <o:shapedefaults v:ext="edit" spidmax="3276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02A91"/>
    <w:rsid w:val="00003916"/>
    <w:rsid w:val="00003942"/>
    <w:rsid w:val="000070D5"/>
    <w:rsid w:val="00012BF0"/>
    <w:rsid w:val="00013F4B"/>
    <w:rsid w:val="000157E7"/>
    <w:rsid w:val="000166B5"/>
    <w:rsid w:val="00026209"/>
    <w:rsid w:val="000343D0"/>
    <w:rsid w:val="000358BF"/>
    <w:rsid w:val="000363B3"/>
    <w:rsid w:val="00040263"/>
    <w:rsid w:val="00040C18"/>
    <w:rsid w:val="0004498C"/>
    <w:rsid w:val="0004505A"/>
    <w:rsid w:val="000463E0"/>
    <w:rsid w:val="00050CDC"/>
    <w:rsid w:val="00057F09"/>
    <w:rsid w:val="00060102"/>
    <w:rsid w:val="00061C82"/>
    <w:rsid w:val="00062CF2"/>
    <w:rsid w:val="000631BD"/>
    <w:rsid w:val="00070683"/>
    <w:rsid w:val="0007306B"/>
    <w:rsid w:val="00077B63"/>
    <w:rsid w:val="000849C3"/>
    <w:rsid w:val="000864F0"/>
    <w:rsid w:val="00087D65"/>
    <w:rsid w:val="000913A1"/>
    <w:rsid w:val="00095BF9"/>
    <w:rsid w:val="000A3107"/>
    <w:rsid w:val="000A3CCA"/>
    <w:rsid w:val="000B1EF1"/>
    <w:rsid w:val="000B3108"/>
    <w:rsid w:val="000B334C"/>
    <w:rsid w:val="000B41D5"/>
    <w:rsid w:val="000C7BFB"/>
    <w:rsid w:val="000D1FE6"/>
    <w:rsid w:val="000D3537"/>
    <w:rsid w:val="000D4830"/>
    <w:rsid w:val="000D708D"/>
    <w:rsid w:val="000D75F7"/>
    <w:rsid w:val="000E20D3"/>
    <w:rsid w:val="000E5303"/>
    <w:rsid w:val="000F4C5C"/>
    <w:rsid w:val="000F53F0"/>
    <w:rsid w:val="00103A2F"/>
    <w:rsid w:val="00106EAC"/>
    <w:rsid w:val="00110C59"/>
    <w:rsid w:val="0011380B"/>
    <w:rsid w:val="00120631"/>
    <w:rsid w:val="00122B37"/>
    <w:rsid w:val="001300AF"/>
    <w:rsid w:val="00130985"/>
    <w:rsid w:val="00131AEA"/>
    <w:rsid w:val="0013491C"/>
    <w:rsid w:val="00134E54"/>
    <w:rsid w:val="00137441"/>
    <w:rsid w:val="00141000"/>
    <w:rsid w:val="00141B81"/>
    <w:rsid w:val="001423B2"/>
    <w:rsid w:val="00145A63"/>
    <w:rsid w:val="001478C8"/>
    <w:rsid w:val="00150116"/>
    <w:rsid w:val="00153278"/>
    <w:rsid w:val="00155515"/>
    <w:rsid w:val="00162C0B"/>
    <w:rsid w:val="00175AD1"/>
    <w:rsid w:val="0018501D"/>
    <w:rsid w:val="00186B88"/>
    <w:rsid w:val="00186E51"/>
    <w:rsid w:val="001943F1"/>
    <w:rsid w:val="001969D8"/>
    <w:rsid w:val="001A0A38"/>
    <w:rsid w:val="001A574E"/>
    <w:rsid w:val="001B1DC0"/>
    <w:rsid w:val="001B2BE2"/>
    <w:rsid w:val="001C0AE2"/>
    <w:rsid w:val="001C5290"/>
    <w:rsid w:val="001D0271"/>
    <w:rsid w:val="001D4B4E"/>
    <w:rsid w:val="001D5ADE"/>
    <w:rsid w:val="001D5B89"/>
    <w:rsid w:val="001D765A"/>
    <w:rsid w:val="001E0230"/>
    <w:rsid w:val="001F1CAC"/>
    <w:rsid w:val="001F286A"/>
    <w:rsid w:val="001F3C65"/>
    <w:rsid w:val="001F5A59"/>
    <w:rsid w:val="001F64A8"/>
    <w:rsid w:val="002037C9"/>
    <w:rsid w:val="00206154"/>
    <w:rsid w:val="00206EDD"/>
    <w:rsid w:val="00206EEC"/>
    <w:rsid w:val="00211850"/>
    <w:rsid w:val="002121F0"/>
    <w:rsid w:val="00226B16"/>
    <w:rsid w:val="00235C2E"/>
    <w:rsid w:val="00251083"/>
    <w:rsid w:val="002531C5"/>
    <w:rsid w:val="002531C9"/>
    <w:rsid w:val="002548E5"/>
    <w:rsid w:val="00256C7F"/>
    <w:rsid w:val="00260A9A"/>
    <w:rsid w:val="0026267A"/>
    <w:rsid w:val="0027321E"/>
    <w:rsid w:val="00275888"/>
    <w:rsid w:val="0028122B"/>
    <w:rsid w:val="00281620"/>
    <w:rsid w:val="00283C6C"/>
    <w:rsid w:val="002A2528"/>
    <w:rsid w:val="002A7D63"/>
    <w:rsid w:val="002B3C27"/>
    <w:rsid w:val="002C2AA4"/>
    <w:rsid w:val="002C5300"/>
    <w:rsid w:val="002C55BF"/>
    <w:rsid w:val="002C7D91"/>
    <w:rsid w:val="002D1026"/>
    <w:rsid w:val="002D5E80"/>
    <w:rsid w:val="002D6C5E"/>
    <w:rsid w:val="002E35B6"/>
    <w:rsid w:val="002E4917"/>
    <w:rsid w:val="002E79E4"/>
    <w:rsid w:val="002F4CEF"/>
    <w:rsid w:val="002F663D"/>
    <w:rsid w:val="002F7B25"/>
    <w:rsid w:val="00300618"/>
    <w:rsid w:val="003026F6"/>
    <w:rsid w:val="0030323A"/>
    <w:rsid w:val="00315487"/>
    <w:rsid w:val="003167B0"/>
    <w:rsid w:val="0031747E"/>
    <w:rsid w:val="00317D1F"/>
    <w:rsid w:val="0032137C"/>
    <w:rsid w:val="0032584B"/>
    <w:rsid w:val="00327D12"/>
    <w:rsid w:val="003313AA"/>
    <w:rsid w:val="003360D2"/>
    <w:rsid w:val="00340BAF"/>
    <w:rsid w:val="00344566"/>
    <w:rsid w:val="00346231"/>
    <w:rsid w:val="00350836"/>
    <w:rsid w:val="00352410"/>
    <w:rsid w:val="00354649"/>
    <w:rsid w:val="0035601C"/>
    <w:rsid w:val="00361B7C"/>
    <w:rsid w:val="00361E72"/>
    <w:rsid w:val="00362206"/>
    <w:rsid w:val="00362AA1"/>
    <w:rsid w:val="0036670D"/>
    <w:rsid w:val="00371912"/>
    <w:rsid w:val="00376117"/>
    <w:rsid w:val="00377158"/>
    <w:rsid w:val="003779C7"/>
    <w:rsid w:val="003854B4"/>
    <w:rsid w:val="00386A3F"/>
    <w:rsid w:val="003A1E31"/>
    <w:rsid w:val="003A2BD6"/>
    <w:rsid w:val="003A3758"/>
    <w:rsid w:val="003A3D30"/>
    <w:rsid w:val="003A41E0"/>
    <w:rsid w:val="003A715F"/>
    <w:rsid w:val="003B1596"/>
    <w:rsid w:val="003C07A3"/>
    <w:rsid w:val="003C78C3"/>
    <w:rsid w:val="003D2AC1"/>
    <w:rsid w:val="003D5F8E"/>
    <w:rsid w:val="003D600C"/>
    <w:rsid w:val="003D6F64"/>
    <w:rsid w:val="003E7837"/>
    <w:rsid w:val="003F14E5"/>
    <w:rsid w:val="003F59CB"/>
    <w:rsid w:val="00403D1C"/>
    <w:rsid w:val="00410F69"/>
    <w:rsid w:val="00412567"/>
    <w:rsid w:val="00414353"/>
    <w:rsid w:val="00417884"/>
    <w:rsid w:val="00420598"/>
    <w:rsid w:val="00423A28"/>
    <w:rsid w:val="004257DF"/>
    <w:rsid w:val="00430447"/>
    <w:rsid w:val="004354A8"/>
    <w:rsid w:val="00440C6A"/>
    <w:rsid w:val="0046336C"/>
    <w:rsid w:val="00464476"/>
    <w:rsid w:val="00464538"/>
    <w:rsid w:val="00464A0F"/>
    <w:rsid w:val="0046588C"/>
    <w:rsid w:val="00465A55"/>
    <w:rsid w:val="004678E4"/>
    <w:rsid w:val="00467BAD"/>
    <w:rsid w:val="004726B2"/>
    <w:rsid w:val="004739AD"/>
    <w:rsid w:val="00475393"/>
    <w:rsid w:val="004760A0"/>
    <w:rsid w:val="00476105"/>
    <w:rsid w:val="00477E4F"/>
    <w:rsid w:val="0048220B"/>
    <w:rsid w:val="00485F75"/>
    <w:rsid w:val="004925B7"/>
    <w:rsid w:val="00494926"/>
    <w:rsid w:val="004A263B"/>
    <w:rsid w:val="004A4C65"/>
    <w:rsid w:val="004A53E3"/>
    <w:rsid w:val="004A6F66"/>
    <w:rsid w:val="004B119C"/>
    <w:rsid w:val="004B1CE1"/>
    <w:rsid w:val="004C105F"/>
    <w:rsid w:val="004C1257"/>
    <w:rsid w:val="004C16B6"/>
    <w:rsid w:val="004D39A9"/>
    <w:rsid w:val="004D6B28"/>
    <w:rsid w:val="004E3314"/>
    <w:rsid w:val="004E5464"/>
    <w:rsid w:val="004F152C"/>
    <w:rsid w:val="00505592"/>
    <w:rsid w:val="00506355"/>
    <w:rsid w:val="0051168E"/>
    <w:rsid w:val="005147E5"/>
    <w:rsid w:val="0052164D"/>
    <w:rsid w:val="0052265C"/>
    <w:rsid w:val="00530E07"/>
    <w:rsid w:val="00534AA6"/>
    <w:rsid w:val="005365C0"/>
    <w:rsid w:val="00537355"/>
    <w:rsid w:val="005373B0"/>
    <w:rsid w:val="00542ABF"/>
    <w:rsid w:val="005441E5"/>
    <w:rsid w:val="0054595B"/>
    <w:rsid w:val="0054636E"/>
    <w:rsid w:val="00550AAB"/>
    <w:rsid w:val="00551750"/>
    <w:rsid w:val="00552DDC"/>
    <w:rsid w:val="0055751E"/>
    <w:rsid w:val="00564C7B"/>
    <w:rsid w:val="005653A9"/>
    <w:rsid w:val="00567158"/>
    <w:rsid w:val="00571A05"/>
    <w:rsid w:val="00571BEF"/>
    <w:rsid w:val="00571F1A"/>
    <w:rsid w:val="005724EC"/>
    <w:rsid w:val="00582874"/>
    <w:rsid w:val="00584C6C"/>
    <w:rsid w:val="00586233"/>
    <w:rsid w:val="00594510"/>
    <w:rsid w:val="005961DC"/>
    <w:rsid w:val="00596B9F"/>
    <w:rsid w:val="005A099D"/>
    <w:rsid w:val="005A1E8F"/>
    <w:rsid w:val="005A5FD1"/>
    <w:rsid w:val="005B1373"/>
    <w:rsid w:val="005B26B6"/>
    <w:rsid w:val="005B42EA"/>
    <w:rsid w:val="005B4F79"/>
    <w:rsid w:val="005C7B93"/>
    <w:rsid w:val="005D046C"/>
    <w:rsid w:val="005D26A4"/>
    <w:rsid w:val="005D6457"/>
    <w:rsid w:val="005E26D4"/>
    <w:rsid w:val="005E36D4"/>
    <w:rsid w:val="005E562F"/>
    <w:rsid w:val="005F012B"/>
    <w:rsid w:val="005F45D4"/>
    <w:rsid w:val="005F760F"/>
    <w:rsid w:val="00601FDA"/>
    <w:rsid w:val="00602063"/>
    <w:rsid w:val="00612B2B"/>
    <w:rsid w:val="006176C3"/>
    <w:rsid w:val="00617AEE"/>
    <w:rsid w:val="006276FD"/>
    <w:rsid w:val="00632611"/>
    <w:rsid w:val="00634B2F"/>
    <w:rsid w:val="00635F5D"/>
    <w:rsid w:val="00641029"/>
    <w:rsid w:val="006463B6"/>
    <w:rsid w:val="00652408"/>
    <w:rsid w:val="00653D09"/>
    <w:rsid w:val="00656B2F"/>
    <w:rsid w:val="00657D2E"/>
    <w:rsid w:val="00664DE4"/>
    <w:rsid w:val="00665B8D"/>
    <w:rsid w:val="00671DED"/>
    <w:rsid w:val="0067266A"/>
    <w:rsid w:val="0067634A"/>
    <w:rsid w:val="0068106D"/>
    <w:rsid w:val="0068321A"/>
    <w:rsid w:val="006905E2"/>
    <w:rsid w:val="0069320B"/>
    <w:rsid w:val="00697ACB"/>
    <w:rsid w:val="006A093E"/>
    <w:rsid w:val="006A10B7"/>
    <w:rsid w:val="006A3C5F"/>
    <w:rsid w:val="006A6EB4"/>
    <w:rsid w:val="006A77EB"/>
    <w:rsid w:val="006A7CE3"/>
    <w:rsid w:val="006B2640"/>
    <w:rsid w:val="006B3189"/>
    <w:rsid w:val="006B64BA"/>
    <w:rsid w:val="006C0AD2"/>
    <w:rsid w:val="006C382B"/>
    <w:rsid w:val="006C553A"/>
    <w:rsid w:val="006D2689"/>
    <w:rsid w:val="006D29D6"/>
    <w:rsid w:val="006D5569"/>
    <w:rsid w:val="006E1A74"/>
    <w:rsid w:val="006E1C25"/>
    <w:rsid w:val="006E1C8B"/>
    <w:rsid w:val="006E643A"/>
    <w:rsid w:val="006E6808"/>
    <w:rsid w:val="006E75C5"/>
    <w:rsid w:val="006F2AEF"/>
    <w:rsid w:val="006F429E"/>
    <w:rsid w:val="00701D83"/>
    <w:rsid w:val="007103EB"/>
    <w:rsid w:val="00710B6D"/>
    <w:rsid w:val="00712B6E"/>
    <w:rsid w:val="00712BB6"/>
    <w:rsid w:val="0071302A"/>
    <w:rsid w:val="00725891"/>
    <w:rsid w:val="007330A5"/>
    <w:rsid w:val="007351AD"/>
    <w:rsid w:val="0073793C"/>
    <w:rsid w:val="00744CB7"/>
    <w:rsid w:val="00751F27"/>
    <w:rsid w:val="0075404A"/>
    <w:rsid w:val="00763C4F"/>
    <w:rsid w:val="00771CAC"/>
    <w:rsid w:val="007749D4"/>
    <w:rsid w:val="00781832"/>
    <w:rsid w:val="00781E41"/>
    <w:rsid w:val="00782C2B"/>
    <w:rsid w:val="0078758D"/>
    <w:rsid w:val="00787A9A"/>
    <w:rsid w:val="00795271"/>
    <w:rsid w:val="00797711"/>
    <w:rsid w:val="007A3275"/>
    <w:rsid w:val="007A49ED"/>
    <w:rsid w:val="007B050A"/>
    <w:rsid w:val="007B1679"/>
    <w:rsid w:val="007B25D6"/>
    <w:rsid w:val="007C101C"/>
    <w:rsid w:val="007C223C"/>
    <w:rsid w:val="007C6395"/>
    <w:rsid w:val="007C79DD"/>
    <w:rsid w:val="007D199F"/>
    <w:rsid w:val="007D27D3"/>
    <w:rsid w:val="007D379B"/>
    <w:rsid w:val="007D47DA"/>
    <w:rsid w:val="007D5281"/>
    <w:rsid w:val="007D5923"/>
    <w:rsid w:val="007E1ADA"/>
    <w:rsid w:val="007E4A0E"/>
    <w:rsid w:val="007E739A"/>
    <w:rsid w:val="008022C0"/>
    <w:rsid w:val="008048A8"/>
    <w:rsid w:val="008111EE"/>
    <w:rsid w:val="00812EB0"/>
    <w:rsid w:val="00816BFE"/>
    <w:rsid w:val="00832F08"/>
    <w:rsid w:val="00835624"/>
    <w:rsid w:val="008407E6"/>
    <w:rsid w:val="00841067"/>
    <w:rsid w:val="00853024"/>
    <w:rsid w:val="008552AE"/>
    <w:rsid w:val="00861450"/>
    <w:rsid w:val="008617D0"/>
    <w:rsid w:val="00862194"/>
    <w:rsid w:val="00866F4F"/>
    <w:rsid w:val="00870B19"/>
    <w:rsid w:val="00870ED4"/>
    <w:rsid w:val="008718FB"/>
    <w:rsid w:val="00876623"/>
    <w:rsid w:val="00876FFC"/>
    <w:rsid w:val="008776BC"/>
    <w:rsid w:val="008911C8"/>
    <w:rsid w:val="008919E7"/>
    <w:rsid w:val="00893951"/>
    <w:rsid w:val="00895E03"/>
    <w:rsid w:val="008A4EE0"/>
    <w:rsid w:val="008A6767"/>
    <w:rsid w:val="008B0474"/>
    <w:rsid w:val="008B0EF2"/>
    <w:rsid w:val="008B2C6B"/>
    <w:rsid w:val="008B5E3D"/>
    <w:rsid w:val="008B6964"/>
    <w:rsid w:val="008B6EAE"/>
    <w:rsid w:val="008C4388"/>
    <w:rsid w:val="008D22C1"/>
    <w:rsid w:val="008D7C42"/>
    <w:rsid w:val="008E2341"/>
    <w:rsid w:val="008E6570"/>
    <w:rsid w:val="008F1FFE"/>
    <w:rsid w:val="008F5ECB"/>
    <w:rsid w:val="008F76E9"/>
    <w:rsid w:val="009034B4"/>
    <w:rsid w:val="00930C0A"/>
    <w:rsid w:val="00936D51"/>
    <w:rsid w:val="0094025E"/>
    <w:rsid w:val="0094216A"/>
    <w:rsid w:val="00943336"/>
    <w:rsid w:val="00951B47"/>
    <w:rsid w:val="00953AD0"/>
    <w:rsid w:val="00954E55"/>
    <w:rsid w:val="00956E72"/>
    <w:rsid w:val="009648A8"/>
    <w:rsid w:val="0097232E"/>
    <w:rsid w:val="00980A61"/>
    <w:rsid w:val="009855B1"/>
    <w:rsid w:val="009904D5"/>
    <w:rsid w:val="00990733"/>
    <w:rsid w:val="00991DCA"/>
    <w:rsid w:val="00993533"/>
    <w:rsid w:val="0099625A"/>
    <w:rsid w:val="009B21E1"/>
    <w:rsid w:val="009B6E6B"/>
    <w:rsid w:val="009C0BC3"/>
    <w:rsid w:val="009C33AD"/>
    <w:rsid w:val="009C4194"/>
    <w:rsid w:val="009C4647"/>
    <w:rsid w:val="009C4703"/>
    <w:rsid w:val="009C52E4"/>
    <w:rsid w:val="009C645E"/>
    <w:rsid w:val="009C7417"/>
    <w:rsid w:val="009C7AB7"/>
    <w:rsid w:val="009D1811"/>
    <w:rsid w:val="009D466D"/>
    <w:rsid w:val="009D4711"/>
    <w:rsid w:val="009D4791"/>
    <w:rsid w:val="009E1417"/>
    <w:rsid w:val="009E27CA"/>
    <w:rsid w:val="009E2EAD"/>
    <w:rsid w:val="009F081E"/>
    <w:rsid w:val="009F5184"/>
    <w:rsid w:val="00A06EF3"/>
    <w:rsid w:val="00A07836"/>
    <w:rsid w:val="00A07C2C"/>
    <w:rsid w:val="00A11368"/>
    <w:rsid w:val="00A12A2F"/>
    <w:rsid w:val="00A12D04"/>
    <w:rsid w:val="00A138B2"/>
    <w:rsid w:val="00A153E4"/>
    <w:rsid w:val="00A1563C"/>
    <w:rsid w:val="00A1656E"/>
    <w:rsid w:val="00A16D40"/>
    <w:rsid w:val="00A178CF"/>
    <w:rsid w:val="00A17BFE"/>
    <w:rsid w:val="00A22CA6"/>
    <w:rsid w:val="00A254AA"/>
    <w:rsid w:val="00A25CFA"/>
    <w:rsid w:val="00A34FC8"/>
    <w:rsid w:val="00A37E64"/>
    <w:rsid w:val="00A37FEA"/>
    <w:rsid w:val="00A40528"/>
    <w:rsid w:val="00A40EEF"/>
    <w:rsid w:val="00A41A32"/>
    <w:rsid w:val="00A43E59"/>
    <w:rsid w:val="00A50260"/>
    <w:rsid w:val="00A52551"/>
    <w:rsid w:val="00A52C91"/>
    <w:rsid w:val="00A53BDB"/>
    <w:rsid w:val="00A5493A"/>
    <w:rsid w:val="00A5624C"/>
    <w:rsid w:val="00A60D99"/>
    <w:rsid w:val="00A61B39"/>
    <w:rsid w:val="00A62ABE"/>
    <w:rsid w:val="00A64803"/>
    <w:rsid w:val="00A66274"/>
    <w:rsid w:val="00A66D11"/>
    <w:rsid w:val="00A707FD"/>
    <w:rsid w:val="00A70FE5"/>
    <w:rsid w:val="00A711AE"/>
    <w:rsid w:val="00A74121"/>
    <w:rsid w:val="00A771D8"/>
    <w:rsid w:val="00A77A92"/>
    <w:rsid w:val="00A77F02"/>
    <w:rsid w:val="00A81502"/>
    <w:rsid w:val="00A83B2E"/>
    <w:rsid w:val="00A91BCA"/>
    <w:rsid w:val="00A949AC"/>
    <w:rsid w:val="00A972CB"/>
    <w:rsid w:val="00AA0157"/>
    <w:rsid w:val="00AA3D24"/>
    <w:rsid w:val="00AA3F74"/>
    <w:rsid w:val="00AB05BC"/>
    <w:rsid w:val="00AB64FD"/>
    <w:rsid w:val="00AB697F"/>
    <w:rsid w:val="00AC0845"/>
    <w:rsid w:val="00AC2CF6"/>
    <w:rsid w:val="00AD0932"/>
    <w:rsid w:val="00AD0DD1"/>
    <w:rsid w:val="00AE15C8"/>
    <w:rsid w:val="00AE6AFF"/>
    <w:rsid w:val="00AE7710"/>
    <w:rsid w:val="00AF039D"/>
    <w:rsid w:val="00B0070B"/>
    <w:rsid w:val="00B01FB2"/>
    <w:rsid w:val="00B03635"/>
    <w:rsid w:val="00B05621"/>
    <w:rsid w:val="00B05A5E"/>
    <w:rsid w:val="00B0657C"/>
    <w:rsid w:val="00B10240"/>
    <w:rsid w:val="00B13958"/>
    <w:rsid w:val="00B17A2B"/>
    <w:rsid w:val="00B20EFC"/>
    <w:rsid w:val="00B27A03"/>
    <w:rsid w:val="00B31D5D"/>
    <w:rsid w:val="00B379EA"/>
    <w:rsid w:val="00B40268"/>
    <w:rsid w:val="00B4310E"/>
    <w:rsid w:val="00B43262"/>
    <w:rsid w:val="00B44224"/>
    <w:rsid w:val="00B620E3"/>
    <w:rsid w:val="00B63269"/>
    <w:rsid w:val="00B639D1"/>
    <w:rsid w:val="00B66A32"/>
    <w:rsid w:val="00B66A4D"/>
    <w:rsid w:val="00B66EDA"/>
    <w:rsid w:val="00B75CB2"/>
    <w:rsid w:val="00B77D7C"/>
    <w:rsid w:val="00B80FE8"/>
    <w:rsid w:val="00B83B04"/>
    <w:rsid w:val="00B84C15"/>
    <w:rsid w:val="00B85B8A"/>
    <w:rsid w:val="00B92689"/>
    <w:rsid w:val="00B965BB"/>
    <w:rsid w:val="00B97515"/>
    <w:rsid w:val="00BA3218"/>
    <w:rsid w:val="00BA38E0"/>
    <w:rsid w:val="00BA5853"/>
    <w:rsid w:val="00BA5AF8"/>
    <w:rsid w:val="00BA5EC7"/>
    <w:rsid w:val="00BB5E54"/>
    <w:rsid w:val="00BC42A7"/>
    <w:rsid w:val="00BC4523"/>
    <w:rsid w:val="00BC4CCC"/>
    <w:rsid w:val="00BC7BF7"/>
    <w:rsid w:val="00BE0DC4"/>
    <w:rsid w:val="00BE110B"/>
    <w:rsid w:val="00BE1556"/>
    <w:rsid w:val="00BE234C"/>
    <w:rsid w:val="00BF4059"/>
    <w:rsid w:val="00BF50DD"/>
    <w:rsid w:val="00C02F1C"/>
    <w:rsid w:val="00C078B6"/>
    <w:rsid w:val="00C07E26"/>
    <w:rsid w:val="00C1453A"/>
    <w:rsid w:val="00C15136"/>
    <w:rsid w:val="00C158BC"/>
    <w:rsid w:val="00C16A0B"/>
    <w:rsid w:val="00C21A16"/>
    <w:rsid w:val="00C27FBE"/>
    <w:rsid w:val="00C34A49"/>
    <w:rsid w:val="00C37A55"/>
    <w:rsid w:val="00C4181F"/>
    <w:rsid w:val="00C4298C"/>
    <w:rsid w:val="00C44C87"/>
    <w:rsid w:val="00C476AF"/>
    <w:rsid w:val="00C50733"/>
    <w:rsid w:val="00C53537"/>
    <w:rsid w:val="00C540BD"/>
    <w:rsid w:val="00C576F5"/>
    <w:rsid w:val="00C62BFB"/>
    <w:rsid w:val="00C67521"/>
    <w:rsid w:val="00C719BF"/>
    <w:rsid w:val="00C80216"/>
    <w:rsid w:val="00C81E1A"/>
    <w:rsid w:val="00C840EC"/>
    <w:rsid w:val="00C86ABD"/>
    <w:rsid w:val="00C91776"/>
    <w:rsid w:val="00C921AB"/>
    <w:rsid w:val="00C95D75"/>
    <w:rsid w:val="00CA0424"/>
    <w:rsid w:val="00CA3390"/>
    <w:rsid w:val="00CA3FD4"/>
    <w:rsid w:val="00CA4CB2"/>
    <w:rsid w:val="00CA4FE8"/>
    <w:rsid w:val="00CA5AD8"/>
    <w:rsid w:val="00CB2F4F"/>
    <w:rsid w:val="00CB6901"/>
    <w:rsid w:val="00CB69EA"/>
    <w:rsid w:val="00CC336E"/>
    <w:rsid w:val="00CC36A9"/>
    <w:rsid w:val="00CC374F"/>
    <w:rsid w:val="00CD2531"/>
    <w:rsid w:val="00CD4539"/>
    <w:rsid w:val="00CD7F05"/>
    <w:rsid w:val="00CE0A92"/>
    <w:rsid w:val="00CE2F3D"/>
    <w:rsid w:val="00CE46F6"/>
    <w:rsid w:val="00CE51AE"/>
    <w:rsid w:val="00CF2A11"/>
    <w:rsid w:val="00CF3E90"/>
    <w:rsid w:val="00CF4092"/>
    <w:rsid w:val="00CF54B9"/>
    <w:rsid w:val="00D100F2"/>
    <w:rsid w:val="00D1780E"/>
    <w:rsid w:val="00D17A9C"/>
    <w:rsid w:val="00D1EDD2"/>
    <w:rsid w:val="00D201BC"/>
    <w:rsid w:val="00D256F0"/>
    <w:rsid w:val="00D27691"/>
    <w:rsid w:val="00D27F6E"/>
    <w:rsid w:val="00D300C9"/>
    <w:rsid w:val="00D30AEE"/>
    <w:rsid w:val="00D32B10"/>
    <w:rsid w:val="00D34415"/>
    <w:rsid w:val="00D461A2"/>
    <w:rsid w:val="00D527A9"/>
    <w:rsid w:val="00D5373A"/>
    <w:rsid w:val="00D55DEA"/>
    <w:rsid w:val="00D5690F"/>
    <w:rsid w:val="00D67112"/>
    <w:rsid w:val="00D67ECD"/>
    <w:rsid w:val="00D749AC"/>
    <w:rsid w:val="00D765DB"/>
    <w:rsid w:val="00D81B71"/>
    <w:rsid w:val="00D908FA"/>
    <w:rsid w:val="00D90ED2"/>
    <w:rsid w:val="00D916CC"/>
    <w:rsid w:val="00D91B58"/>
    <w:rsid w:val="00D93521"/>
    <w:rsid w:val="00D94EC7"/>
    <w:rsid w:val="00DA3D32"/>
    <w:rsid w:val="00DB1930"/>
    <w:rsid w:val="00DC1A4C"/>
    <w:rsid w:val="00DD4E0B"/>
    <w:rsid w:val="00DD6E62"/>
    <w:rsid w:val="00DD71CC"/>
    <w:rsid w:val="00DD76E4"/>
    <w:rsid w:val="00DE1F39"/>
    <w:rsid w:val="00DE490E"/>
    <w:rsid w:val="00DE5E3A"/>
    <w:rsid w:val="00DF0861"/>
    <w:rsid w:val="00DF6368"/>
    <w:rsid w:val="00DF6C4C"/>
    <w:rsid w:val="00DF70BA"/>
    <w:rsid w:val="00DF70E7"/>
    <w:rsid w:val="00E10948"/>
    <w:rsid w:val="00E1158F"/>
    <w:rsid w:val="00E11DA8"/>
    <w:rsid w:val="00E13FB5"/>
    <w:rsid w:val="00E15F66"/>
    <w:rsid w:val="00E16734"/>
    <w:rsid w:val="00E201FE"/>
    <w:rsid w:val="00E21648"/>
    <w:rsid w:val="00E2235C"/>
    <w:rsid w:val="00E22919"/>
    <w:rsid w:val="00E240B7"/>
    <w:rsid w:val="00E2493F"/>
    <w:rsid w:val="00E263FF"/>
    <w:rsid w:val="00E26B44"/>
    <w:rsid w:val="00E313C3"/>
    <w:rsid w:val="00E3375C"/>
    <w:rsid w:val="00E41124"/>
    <w:rsid w:val="00E41139"/>
    <w:rsid w:val="00E41ACA"/>
    <w:rsid w:val="00E51604"/>
    <w:rsid w:val="00E52986"/>
    <w:rsid w:val="00E53676"/>
    <w:rsid w:val="00E60D38"/>
    <w:rsid w:val="00E66042"/>
    <w:rsid w:val="00E844B8"/>
    <w:rsid w:val="00E848AC"/>
    <w:rsid w:val="00E87781"/>
    <w:rsid w:val="00E93FAB"/>
    <w:rsid w:val="00E93FC3"/>
    <w:rsid w:val="00E95A80"/>
    <w:rsid w:val="00E96050"/>
    <w:rsid w:val="00EA651D"/>
    <w:rsid w:val="00EA7662"/>
    <w:rsid w:val="00EA7F20"/>
    <w:rsid w:val="00EB0394"/>
    <w:rsid w:val="00EB0D02"/>
    <w:rsid w:val="00EB5F4B"/>
    <w:rsid w:val="00EB6A67"/>
    <w:rsid w:val="00EB6AED"/>
    <w:rsid w:val="00EB77A8"/>
    <w:rsid w:val="00EB78AF"/>
    <w:rsid w:val="00EC246D"/>
    <w:rsid w:val="00EC283E"/>
    <w:rsid w:val="00ED2859"/>
    <w:rsid w:val="00ED5F6A"/>
    <w:rsid w:val="00ED667C"/>
    <w:rsid w:val="00EE24C2"/>
    <w:rsid w:val="00EE31F6"/>
    <w:rsid w:val="00EE603C"/>
    <w:rsid w:val="00EF1431"/>
    <w:rsid w:val="00EF7278"/>
    <w:rsid w:val="00EF7F2C"/>
    <w:rsid w:val="00F0624F"/>
    <w:rsid w:val="00F07BAF"/>
    <w:rsid w:val="00F10CD4"/>
    <w:rsid w:val="00F12131"/>
    <w:rsid w:val="00F13DE2"/>
    <w:rsid w:val="00F16E75"/>
    <w:rsid w:val="00F24D76"/>
    <w:rsid w:val="00F254F3"/>
    <w:rsid w:val="00F26C83"/>
    <w:rsid w:val="00F41C18"/>
    <w:rsid w:val="00F47C9F"/>
    <w:rsid w:val="00F54B24"/>
    <w:rsid w:val="00F564CB"/>
    <w:rsid w:val="00F6248A"/>
    <w:rsid w:val="00F64970"/>
    <w:rsid w:val="00F713CB"/>
    <w:rsid w:val="00F71A09"/>
    <w:rsid w:val="00F75344"/>
    <w:rsid w:val="00F757B6"/>
    <w:rsid w:val="00F855CC"/>
    <w:rsid w:val="00F872BA"/>
    <w:rsid w:val="00F9143B"/>
    <w:rsid w:val="00F91DCF"/>
    <w:rsid w:val="00F979FD"/>
    <w:rsid w:val="00FA5694"/>
    <w:rsid w:val="00FA68C8"/>
    <w:rsid w:val="00FA7C46"/>
    <w:rsid w:val="00FB04E0"/>
    <w:rsid w:val="00FB1FB5"/>
    <w:rsid w:val="00FC0B07"/>
    <w:rsid w:val="00FC6F01"/>
    <w:rsid w:val="00FC7B5D"/>
    <w:rsid w:val="00FD2B54"/>
    <w:rsid w:val="00FD5011"/>
    <w:rsid w:val="00FE2817"/>
    <w:rsid w:val="00FE366B"/>
    <w:rsid w:val="00FE4A62"/>
    <w:rsid w:val="00FE541B"/>
    <w:rsid w:val="00FF5F93"/>
    <w:rsid w:val="00FF67D7"/>
    <w:rsid w:val="0175A49E"/>
    <w:rsid w:val="02AD9527"/>
    <w:rsid w:val="03238E2F"/>
    <w:rsid w:val="03F99409"/>
    <w:rsid w:val="052FCE43"/>
    <w:rsid w:val="07D7CAC6"/>
    <w:rsid w:val="0837F239"/>
    <w:rsid w:val="0AB717BF"/>
    <w:rsid w:val="0C893033"/>
    <w:rsid w:val="0CFEB7EE"/>
    <w:rsid w:val="0D1B2D97"/>
    <w:rsid w:val="0D43F842"/>
    <w:rsid w:val="0D4BE5C8"/>
    <w:rsid w:val="0D932942"/>
    <w:rsid w:val="0D99F4A1"/>
    <w:rsid w:val="0DD6EDA1"/>
    <w:rsid w:val="1075E51D"/>
    <w:rsid w:val="1136CC62"/>
    <w:rsid w:val="1229C72E"/>
    <w:rsid w:val="12C8F7F0"/>
    <w:rsid w:val="12FFF9AF"/>
    <w:rsid w:val="13A1FEEF"/>
    <w:rsid w:val="13AD63DE"/>
    <w:rsid w:val="160098B2"/>
    <w:rsid w:val="160E5A80"/>
    <w:rsid w:val="178CB202"/>
    <w:rsid w:val="1A0D633B"/>
    <w:rsid w:val="1B1DB2F0"/>
    <w:rsid w:val="1BC63931"/>
    <w:rsid w:val="1C5792E6"/>
    <w:rsid w:val="1CB45812"/>
    <w:rsid w:val="1D2F5853"/>
    <w:rsid w:val="1D6E10D1"/>
    <w:rsid w:val="1E154A19"/>
    <w:rsid w:val="1E3CA428"/>
    <w:rsid w:val="1FD87489"/>
    <w:rsid w:val="20C449F6"/>
    <w:rsid w:val="2283AB84"/>
    <w:rsid w:val="22C8C108"/>
    <w:rsid w:val="22F8EFE9"/>
    <w:rsid w:val="22F9551C"/>
    <w:rsid w:val="234E6D44"/>
    <w:rsid w:val="24BD010F"/>
    <w:rsid w:val="25293474"/>
    <w:rsid w:val="25B88002"/>
    <w:rsid w:val="25F85D65"/>
    <w:rsid w:val="270A7F6F"/>
    <w:rsid w:val="285EB79A"/>
    <w:rsid w:val="28C78DC8"/>
    <w:rsid w:val="28CF5BDB"/>
    <w:rsid w:val="2916C12B"/>
    <w:rsid w:val="2D03DB1A"/>
    <w:rsid w:val="2DA67EEE"/>
    <w:rsid w:val="2E2F4A92"/>
    <w:rsid w:val="2F512796"/>
    <w:rsid w:val="30448334"/>
    <w:rsid w:val="30F75179"/>
    <w:rsid w:val="316D4A81"/>
    <w:rsid w:val="318A68B4"/>
    <w:rsid w:val="31E0B8DF"/>
    <w:rsid w:val="3217CEF6"/>
    <w:rsid w:val="327F6CF9"/>
    <w:rsid w:val="33385CD4"/>
    <w:rsid w:val="37330467"/>
    <w:rsid w:val="380CFCAD"/>
    <w:rsid w:val="3844F425"/>
    <w:rsid w:val="397C523C"/>
    <w:rsid w:val="3997C40D"/>
    <w:rsid w:val="3A8A1682"/>
    <w:rsid w:val="3B56D035"/>
    <w:rsid w:val="3C7659E7"/>
    <w:rsid w:val="3C82A294"/>
    <w:rsid w:val="3E4FC35F"/>
    <w:rsid w:val="3F9C0991"/>
    <w:rsid w:val="3FE25BC5"/>
    <w:rsid w:val="41A773E6"/>
    <w:rsid w:val="42B97F0D"/>
    <w:rsid w:val="4324C819"/>
    <w:rsid w:val="43F69A72"/>
    <w:rsid w:val="44131A3D"/>
    <w:rsid w:val="447EA8FD"/>
    <w:rsid w:val="4589BBCB"/>
    <w:rsid w:val="4734DE9A"/>
    <w:rsid w:val="47B910BC"/>
    <w:rsid w:val="48119887"/>
    <w:rsid w:val="48539601"/>
    <w:rsid w:val="4A70F996"/>
    <w:rsid w:val="4AAB6895"/>
    <w:rsid w:val="4B798319"/>
    <w:rsid w:val="4BDDED80"/>
    <w:rsid w:val="4CAF82EE"/>
    <w:rsid w:val="4E6212C5"/>
    <w:rsid w:val="4EBDC28A"/>
    <w:rsid w:val="4EEFF4A7"/>
    <w:rsid w:val="500B38A7"/>
    <w:rsid w:val="504F6A67"/>
    <w:rsid w:val="50F57A7D"/>
    <w:rsid w:val="51A4DEE0"/>
    <w:rsid w:val="51A70908"/>
    <w:rsid w:val="52291102"/>
    <w:rsid w:val="5247ACF7"/>
    <w:rsid w:val="52ED379F"/>
    <w:rsid w:val="52EF9C00"/>
    <w:rsid w:val="5342D969"/>
    <w:rsid w:val="54DEA9CA"/>
    <w:rsid w:val="55D06053"/>
    <w:rsid w:val="572E3A07"/>
    <w:rsid w:val="5764BC01"/>
    <w:rsid w:val="58744B72"/>
    <w:rsid w:val="590EF181"/>
    <w:rsid w:val="596E769C"/>
    <w:rsid w:val="598D1CC3"/>
    <w:rsid w:val="59E46FA4"/>
    <w:rsid w:val="59F80145"/>
    <w:rsid w:val="5B79880A"/>
    <w:rsid w:val="5BB4E7F1"/>
    <w:rsid w:val="5BDA531E"/>
    <w:rsid w:val="5BE66FE1"/>
    <w:rsid w:val="5BE90E0B"/>
    <w:rsid w:val="5C26F24D"/>
    <w:rsid w:val="5CB1FA26"/>
    <w:rsid w:val="5CF0C036"/>
    <w:rsid w:val="5D4E90AA"/>
    <w:rsid w:val="5ED23605"/>
    <w:rsid w:val="5EFF254B"/>
    <w:rsid w:val="5F3A8E6A"/>
    <w:rsid w:val="609D0667"/>
    <w:rsid w:val="61A40475"/>
    <w:rsid w:val="644B2C8F"/>
    <w:rsid w:val="64F7E310"/>
    <w:rsid w:val="659A9BF9"/>
    <w:rsid w:val="65A5A701"/>
    <w:rsid w:val="65BBCF3A"/>
    <w:rsid w:val="66623EB2"/>
    <w:rsid w:val="67370FFC"/>
    <w:rsid w:val="675A384F"/>
    <w:rsid w:val="67D0FE20"/>
    <w:rsid w:val="67FE0F13"/>
    <w:rsid w:val="6924CB71"/>
    <w:rsid w:val="694F73EC"/>
    <w:rsid w:val="697CEED4"/>
    <w:rsid w:val="69B9D268"/>
    <w:rsid w:val="6ABA6E13"/>
    <w:rsid w:val="6B089EE2"/>
    <w:rsid w:val="6B91975C"/>
    <w:rsid w:val="6CE35D5B"/>
    <w:rsid w:val="6DF20ED5"/>
    <w:rsid w:val="6E2E08EE"/>
    <w:rsid w:val="6EB2D883"/>
    <w:rsid w:val="6EC60429"/>
    <w:rsid w:val="7073DEBB"/>
    <w:rsid w:val="70ABC8F8"/>
    <w:rsid w:val="71836A24"/>
    <w:rsid w:val="72526C47"/>
    <w:rsid w:val="72AC579B"/>
    <w:rsid w:val="73C93402"/>
    <w:rsid w:val="7449BB93"/>
    <w:rsid w:val="777CABDA"/>
    <w:rsid w:val="7A39787B"/>
    <w:rsid w:val="7A4350BB"/>
    <w:rsid w:val="7D01DFBE"/>
    <w:rsid w:val="7D2DD477"/>
    <w:rsid w:val="7DDDCF6B"/>
    <w:rsid w:val="7EC9A4D8"/>
    <w:rsid w:val="7EEED474"/>
    <w:rsid w:val="7F0B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2B685307"/>
  <w15:chartTrackingRefBased/>
  <w15:docId w15:val="{E26BD984-40DC-443F-B1C4-75A4CF25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76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BalloonText">
    <w:name w:val="Balloon Text"/>
    <w:basedOn w:val="Normal"/>
    <w:link w:val="BalloonTextChar"/>
    <w:uiPriority w:val="99"/>
    <w:semiHidden/>
    <w:unhideWhenUsed/>
    <w:rsid w:val="007C63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39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7C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C63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63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6395"/>
    <w:rPr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7C6395"/>
    <w:rPr>
      <w:color w:val="2B579A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A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A9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unhideWhenUsed/>
    <w:rsid w:val="00594510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2121F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A3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3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6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1094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B11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3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savethesnakes.org/snakerescuecall/" TargetMode="External"/><Relationship Id="rId26" Type="http://schemas.openxmlformats.org/officeDocument/2006/relationships/hyperlink" Target="https://www.animalhumanesociety.org/adoption/guinea-pig-care" TargetMode="External"/><Relationship Id="rId39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hyperlink" Target="https://www.ahajournals.org/doi/10.1161/CIRCOUTCOMES.119.005554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jpg"/><Relationship Id="rId47" Type="http://schemas.openxmlformats.org/officeDocument/2006/relationships/image" Target="media/image16.jpg"/><Relationship Id="rId50" Type="http://schemas.openxmlformats.org/officeDocument/2006/relationships/image" Target="media/image19.jp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www.sterlingshelter.org/humane-society/koi-fish-rescue/" TargetMode="External"/><Relationship Id="rId25" Type="http://schemas.openxmlformats.org/officeDocument/2006/relationships/hyperlink" Target="http://fishbase.org/home.htm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jpg"/><Relationship Id="rId46" Type="http://schemas.openxmlformats.org/officeDocument/2006/relationships/image" Target="media/image15.jpg"/><Relationship Id="rId2" Type="http://schemas.openxmlformats.org/officeDocument/2006/relationships/customXml" Target="../customXml/item2.xml"/><Relationship Id="rId16" Type="http://schemas.openxmlformats.org/officeDocument/2006/relationships/hyperlink" Target="https://www.aspca.org/" TargetMode="External"/><Relationship Id="rId20" Type="http://schemas.openxmlformats.org/officeDocument/2006/relationships/hyperlink" Target="https://www.aspca.org/pet-care/cat-care/cat-nutrition-tips" TargetMode="External"/><Relationship Id="rId29" Type="http://schemas.openxmlformats.org/officeDocument/2006/relationships/hyperlink" Target="https://chinchillacare.org/cage-habitat/" TargetMode="External"/><Relationship Id="rId41" Type="http://schemas.openxmlformats.org/officeDocument/2006/relationships/image" Target="media/image10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://www.theaquariumwiki.org/wiki/How_to_make_tap_water_safe_for_fish" TargetMode="External"/><Relationship Id="rId32" Type="http://schemas.openxmlformats.org/officeDocument/2006/relationships/hyperlink" Target="https://unsplash.com/license" TargetMode="External"/><Relationship Id="rId37" Type="http://schemas.openxmlformats.org/officeDocument/2006/relationships/image" Target="media/image6.jpg"/><Relationship Id="rId40" Type="http://schemas.openxmlformats.org/officeDocument/2006/relationships/image" Target="media/image9.jpg"/><Relationship Id="rId45" Type="http://schemas.openxmlformats.org/officeDocument/2006/relationships/image" Target="media/image14.jpg"/><Relationship Id="rId53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hyperlink" Target="https://theshelterpetproject.org/" TargetMode="External"/><Relationship Id="rId23" Type="http://schemas.openxmlformats.org/officeDocument/2006/relationships/hyperlink" Target="https://www.aspca.org/pet-care/general-pet-care/vaccinations-your-pet" TargetMode="External"/><Relationship Id="rId28" Type="http://schemas.openxmlformats.org/officeDocument/2006/relationships/hyperlink" Target="https://pethermitcrabs.org/cage-habitat/" TargetMode="External"/><Relationship Id="rId36" Type="http://schemas.openxmlformats.org/officeDocument/2006/relationships/image" Target="media/image5.jpg"/><Relationship Id="rId49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hyperlink" Target="https://ftlob.rescuegroups.org/" TargetMode="External"/><Relationship Id="rId31" Type="http://schemas.openxmlformats.org/officeDocument/2006/relationships/hyperlink" Target="https://www.pdsa.org.uk/taking-care-of-your-pet/looking-after-your-pet/small-pets/the-ideal-home-for-your-hamster" TargetMode="External"/><Relationship Id="rId44" Type="http://schemas.openxmlformats.org/officeDocument/2006/relationships/image" Target="media/image13.jp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www.aspca.org/pet-care/dog-care/dog-nutrition-tips" TargetMode="External"/><Relationship Id="rId27" Type="http://schemas.openxmlformats.org/officeDocument/2006/relationships/hyperlink" Target="https://www.bluecross.org.uk/pet-advice/caring-your-mouse" TargetMode="External"/><Relationship Id="rId30" Type="http://schemas.openxmlformats.org/officeDocument/2006/relationships/hyperlink" Target="https://petgerbils.org/cage-habitat/" TargetMode="External"/><Relationship Id="rId35" Type="http://schemas.openxmlformats.org/officeDocument/2006/relationships/image" Target="media/image4.jpg"/><Relationship Id="rId43" Type="http://schemas.openxmlformats.org/officeDocument/2006/relationships/image" Target="media/image12.jpeg"/><Relationship Id="rId48" Type="http://schemas.openxmlformats.org/officeDocument/2006/relationships/image" Target="media/image17.jpg"/><Relationship Id="rId8" Type="http://schemas.openxmlformats.org/officeDocument/2006/relationships/webSettings" Target="webSettings.xml"/><Relationship Id="rId51" Type="http://schemas.openxmlformats.org/officeDocument/2006/relationships/image" Target="media/image20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0" ma:contentTypeDescription="Create a new document." ma:contentTypeScope="" ma:versionID="6bcaf09a3d87b5a3957712f07dd215b1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f3143a832af8aee52eec46a0b76a3491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/>
    <qrac xmlns="0feec74c-ecc7-44c3-9c64-3623cf89ed41" xsi:nil="true"/>
    <SharedWithUsers xmlns="1f707338-ea0f-4fe5-baee-59b996692b22">
      <UserInfo>
        <DisplayName>Bryan Johnson</DisplayName>
        <AccountId>63</AccountId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C98B37-F717-45DE-994D-7073AC4041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23E4120-D6A2-4237-8072-707FB1C50E55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0feec74c-ecc7-44c3-9c64-3623cf89ed41"/>
    <ds:schemaRef ds:uri="http://purl.org/dc/elements/1.1/"/>
    <ds:schemaRef ds:uri="http://schemas.microsoft.com/office/2006/metadata/properties"/>
    <ds:schemaRef ds:uri="http://schemas.microsoft.com/sharepoint/v3"/>
    <ds:schemaRef ds:uri="1f707338-ea0f-4fe5-baee-59b996692b22"/>
    <ds:schemaRef ds:uri="http://purl.org/dc/terms/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6552677-A95B-4093-849B-B6AED615DA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18</Pages>
  <Words>2783</Words>
  <Characters>15869</Characters>
  <Application>Microsoft Office Word</Application>
  <DocSecurity>4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18615</CharactersWithSpaces>
  <SharedDoc>false</SharedDoc>
  <HLinks>
    <vt:vector size="108" baseType="variant">
      <vt:variant>
        <vt:i4>786504</vt:i4>
      </vt:variant>
      <vt:variant>
        <vt:i4>33</vt:i4>
      </vt:variant>
      <vt:variant>
        <vt:i4>0</vt:i4>
      </vt:variant>
      <vt:variant>
        <vt:i4>5</vt:i4>
      </vt:variant>
      <vt:variant>
        <vt:lpwstr>https://unsplash.com/license</vt:lpwstr>
      </vt:variant>
      <vt:variant>
        <vt:lpwstr/>
      </vt:variant>
      <vt:variant>
        <vt:i4>5439579</vt:i4>
      </vt:variant>
      <vt:variant>
        <vt:i4>30</vt:i4>
      </vt:variant>
      <vt:variant>
        <vt:i4>0</vt:i4>
      </vt:variant>
      <vt:variant>
        <vt:i4>5</vt:i4>
      </vt:variant>
      <vt:variant>
        <vt:lpwstr>http://fishbase.org/home.htm</vt:lpwstr>
      </vt:variant>
      <vt:variant>
        <vt:lpwstr/>
      </vt:variant>
      <vt:variant>
        <vt:i4>7536658</vt:i4>
      </vt:variant>
      <vt:variant>
        <vt:i4>27</vt:i4>
      </vt:variant>
      <vt:variant>
        <vt:i4>0</vt:i4>
      </vt:variant>
      <vt:variant>
        <vt:i4>5</vt:i4>
      </vt:variant>
      <vt:variant>
        <vt:lpwstr>http://www.theaquariumwiki.org/wiki/How_to_make_tap_water_safe_for_fish</vt:lpwstr>
      </vt:variant>
      <vt:variant>
        <vt:lpwstr/>
      </vt:variant>
      <vt:variant>
        <vt:i4>4325442</vt:i4>
      </vt:variant>
      <vt:variant>
        <vt:i4>24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655448</vt:i4>
      </vt:variant>
      <vt:variant>
        <vt:i4>21</vt:i4>
      </vt:variant>
      <vt:variant>
        <vt:i4>0</vt:i4>
      </vt:variant>
      <vt:variant>
        <vt:i4>5</vt:i4>
      </vt:variant>
      <vt:variant>
        <vt:lpwstr>https://www.aspca.org/pet-care/general-pet-care/vaccinations-your-pet</vt:lpwstr>
      </vt:variant>
      <vt:variant>
        <vt:lpwstr/>
      </vt:variant>
      <vt:variant>
        <vt:i4>3342391</vt:i4>
      </vt:variant>
      <vt:variant>
        <vt:i4>18</vt:i4>
      </vt:variant>
      <vt:variant>
        <vt:i4>0</vt:i4>
      </vt:variant>
      <vt:variant>
        <vt:i4>5</vt:i4>
      </vt:variant>
      <vt:variant>
        <vt:lpwstr>https://www.aspca.org/pet-care/dog-care/dog-nutrition-tips</vt:lpwstr>
      </vt:variant>
      <vt:variant>
        <vt:lpwstr/>
      </vt:variant>
      <vt:variant>
        <vt:i4>2883681</vt:i4>
      </vt:variant>
      <vt:variant>
        <vt:i4>15</vt:i4>
      </vt:variant>
      <vt:variant>
        <vt:i4>0</vt:i4>
      </vt:variant>
      <vt:variant>
        <vt:i4>5</vt:i4>
      </vt:variant>
      <vt:variant>
        <vt:lpwstr>https://www.ahajournals.org/doi/10.1161/CIRCOUTCOMES.119.005554</vt:lpwstr>
      </vt:variant>
      <vt:variant>
        <vt:lpwstr/>
      </vt:variant>
      <vt:variant>
        <vt:i4>2687021</vt:i4>
      </vt:variant>
      <vt:variant>
        <vt:i4>12</vt:i4>
      </vt:variant>
      <vt:variant>
        <vt:i4>0</vt:i4>
      </vt:variant>
      <vt:variant>
        <vt:i4>5</vt:i4>
      </vt:variant>
      <vt:variant>
        <vt:lpwstr>https://www.aspca.org/pet-care/cat-care/cat-nutrition-tips</vt:lpwstr>
      </vt:variant>
      <vt:variant>
        <vt:lpwstr/>
      </vt:variant>
      <vt:variant>
        <vt:i4>3866744</vt:i4>
      </vt:variant>
      <vt:variant>
        <vt:i4>9</vt:i4>
      </vt:variant>
      <vt:variant>
        <vt:i4>0</vt:i4>
      </vt:variant>
      <vt:variant>
        <vt:i4>5</vt:i4>
      </vt:variant>
      <vt:variant>
        <vt:lpwstr>https://ftlob.rescuegroups.org/</vt:lpwstr>
      </vt:variant>
      <vt:variant>
        <vt:lpwstr/>
      </vt:variant>
      <vt:variant>
        <vt:i4>2621491</vt:i4>
      </vt:variant>
      <vt:variant>
        <vt:i4>6</vt:i4>
      </vt:variant>
      <vt:variant>
        <vt:i4>0</vt:i4>
      </vt:variant>
      <vt:variant>
        <vt:i4>5</vt:i4>
      </vt:variant>
      <vt:variant>
        <vt:lpwstr>https://savethesnakes.org/snakerescuecall/</vt:lpwstr>
      </vt:variant>
      <vt:variant>
        <vt:lpwstr/>
      </vt:variant>
      <vt:variant>
        <vt:i4>7733344</vt:i4>
      </vt:variant>
      <vt:variant>
        <vt:i4>3</vt:i4>
      </vt:variant>
      <vt:variant>
        <vt:i4>0</vt:i4>
      </vt:variant>
      <vt:variant>
        <vt:i4>5</vt:i4>
      </vt:variant>
      <vt:variant>
        <vt:lpwstr>https://www.sterlingshelter.org/humane-society/koi-fish-rescue/</vt:lpwstr>
      </vt:variant>
      <vt:variant>
        <vt:lpwstr/>
      </vt:variant>
      <vt:variant>
        <vt:i4>655379</vt:i4>
      </vt:variant>
      <vt:variant>
        <vt:i4>0</vt:i4>
      </vt:variant>
      <vt:variant>
        <vt:i4>0</vt:i4>
      </vt:variant>
      <vt:variant>
        <vt:i4>5</vt:i4>
      </vt:variant>
      <vt:variant>
        <vt:lpwstr>https://theshelterpetproject.org/</vt:lpwstr>
      </vt:variant>
      <vt:variant>
        <vt:lpwstr/>
      </vt:variant>
      <vt:variant>
        <vt:i4>7667823</vt:i4>
      </vt:variant>
      <vt:variant>
        <vt:i4>15</vt:i4>
      </vt:variant>
      <vt:variant>
        <vt:i4>0</vt:i4>
      </vt:variant>
      <vt:variant>
        <vt:i4>5</vt:i4>
      </vt:variant>
      <vt:variant>
        <vt:lpwstr>https://blog.marinedepot.com/2014/05/how-to-measure-salinity-in-saltwater.html</vt:lpwstr>
      </vt:variant>
      <vt:variant>
        <vt:lpwstr>:~:text=Saltwater%20aquarium%20salinity%20is%20usually,as%20well%20in%20lower%20salinity</vt:lpwstr>
      </vt:variant>
      <vt:variant>
        <vt:i4>655375</vt:i4>
      </vt:variant>
      <vt:variant>
        <vt:i4>12</vt:i4>
      </vt:variant>
      <vt:variant>
        <vt:i4>0</vt:i4>
      </vt:variant>
      <vt:variant>
        <vt:i4>5</vt:i4>
      </vt:variant>
      <vt:variant>
        <vt:lpwstr>https://www.aqueon.com/articles/freshwater-aquarium-water-quality</vt:lpwstr>
      </vt:variant>
      <vt:variant>
        <vt:lpwstr/>
      </vt:variant>
      <vt:variant>
        <vt:i4>2752555</vt:i4>
      </vt:variant>
      <vt:variant>
        <vt:i4>9</vt:i4>
      </vt:variant>
      <vt:variant>
        <vt:i4>0</vt:i4>
      </vt:variant>
      <vt:variant>
        <vt:i4>5</vt:i4>
      </vt:variant>
      <vt:variant>
        <vt:lpwstr>https://www.vetbabble.com/birds/owning-a-bird/</vt:lpwstr>
      </vt:variant>
      <vt:variant>
        <vt:lpwstr/>
      </vt:variant>
      <vt:variant>
        <vt:i4>4325442</vt:i4>
      </vt:variant>
      <vt:variant>
        <vt:i4>6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7733299</vt:i4>
      </vt:variant>
      <vt:variant>
        <vt:i4>3</vt:i4>
      </vt:variant>
      <vt:variant>
        <vt:i4>0</vt:i4>
      </vt:variant>
      <vt:variant>
        <vt:i4>5</vt:i4>
      </vt:variant>
      <vt:variant>
        <vt:lpwstr>https://www.thesprucepets.com/before-you-choose-a-pet-bird-1238431</vt:lpwstr>
      </vt:variant>
      <vt:variant>
        <vt:lpwstr/>
      </vt:variant>
      <vt:variant>
        <vt:i4>1704053</vt:i4>
      </vt:variant>
      <vt:variant>
        <vt:i4>0</vt:i4>
      </vt:variant>
      <vt:variant>
        <vt:i4>0</vt:i4>
      </vt:variant>
      <vt:variant>
        <vt:i4>5</vt:i4>
      </vt:variant>
      <vt:variant>
        <vt:lpwstr>mailto:ken.barr@wgu.edu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Camilla Wencel</cp:lastModifiedBy>
  <cp:revision>2</cp:revision>
  <dcterms:created xsi:type="dcterms:W3CDTF">2021-06-16T14:50:00Z</dcterms:created>
  <dcterms:modified xsi:type="dcterms:W3CDTF">2021-06-16T14:50:00Z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